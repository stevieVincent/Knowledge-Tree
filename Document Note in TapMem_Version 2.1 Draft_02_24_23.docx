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B4743" w14:textId="062C3B80" w:rsidR="00A43ED4" w:rsidRPr="00A43ED4" w:rsidRDefault="00A43ED4" w:rsidP="196A912A">
      <w:pPr>
        <w:pStyle w:val="Heading1"/>
        <w:rPr>
          <w:rFonts w:cs="Arial"/>
          <w:b w:val="0"/>
          <w:bCs/>
          <w:sz w:val="40"/>
          <w:szCs w:val="40"/>
        </w:rPr>
      </w:pPr>
      <w:r w:rsidRPr="00A43ED4">
        <w:rPr>
          <w:rFonts w:cs="Arial"/>
          <w:b w:val="0"/>
          <w:bCs/>
          <w:sz w:val="22"/>
          <w:szCs w:val="24"/>
        </w:rPr>
        <w:fldChar w:fldCharType="begin"/>
      </w:r>
      <w:r w:rsidRPr="00A43ED4">
        <w:rPr>
          <w:rFonts w:cs="Arial"/>
          <w:b w:val="0"/>
          <w:bCs/>
          <w:sz w:val="22"/>
          <w:szCs w:val="24"/>
        </w:rPr>
        <w:instrText xml:space="preserve"> HYPERLINK "http://172.27.163.9:8080/KPIF/KPIF/server/general/projects_responsive/KPIF%20Knowledge%20Base/Home.htm" </w:instrText>
      </w:r>
      <w:r w:rsidRPr="00A43ED4">
        <w:rPr>
          <w:rFonts w:cs="Arial"/>
          <w:b w:val="0"/>
          <w:bCs/>
          <w:sz w:val="22"/>
          <w:szCs w:val="24"/>
        </w:rPr>
        <w:fldChar w:fldCharType="separate"/>
      </w:r>
      <w:r w:rsidRPr="00A43ED4">
        <w:rPr>
          <w:rStyle w:val="Hyperlink"/>
          <w:rFonts w:cs="Arial"/>
          <w:b w:val="0"/>
          <w:bCs/>
          <w:color w:val="0068A5"/>
          <w:sz w:val="22"/>
          <w:szCs w:val="24"/>
          <w:shd w:val="clear" w:color="auto" w:fill="FFFFFF"/>
        </w:rPr>
        <w:t>Home</w:t>
      </w:r>
      <w:r w:rsidRPr="00A43ED4">
        <w:rPr>
          <w:rFonts w:cs="Arial"/>
          <w:b w:val="0"/>
          <w:bCs/>
          <w:sz w:val="22"/>
          <w:szCs w:val="24"/>
        </w:rPr>
        <w:fldChar w:fldCharType="end"/>
      </w:r>
      <w:r w:rsidRPr="00A43ED4">
        <w:rPr>
          <w:rFonts w:cs="Arial"/>
          <w:b w:val="0"/>
          <w:bCs/>
          <w:color w:val="000000"/>
          <w:sz w:val="22"/>
          <w:szCs w:val="24"/>
          <w:shd w:val="clear" w:color="auto" w:fill="FFFFFF"/>
        </w:rPr>
        <w:t> &gt;</w:t>
      </w:r>
      <w:r w:rsidR="00FE6140" w:rsidRPr="00FE6140">
        <w:rPr>
          <w:rFonts w:cs="Arial"/>
          <w:b w:val="0"/>
          <w:bCs/>
          <w:color w:val="000000"/>
          <w:sz w:val="22"/>
          <w:szCs w:val="24"/>
          <w:shd w:val="clear" w:color="auto" w:fill="FFFFFF"/>
        </w:rPr>
        <w:t xml:space="preserve"> </w:t>
      </w:r>
      <w:r w:rsidR="00FE6140">
        <w:rPr>
          <w:rFonts w:cs="Arial"/>
          <w:b w:val="0"/>
          <w:bCs/>
          <w:color w:val="000000"/>
          <w:sz w:val="22"/>
          <w:szCs w:val="24"/>
          <w:shd w:val="clear" w:color="auto" w:fill="FFFFFF"/>
        </w:rPr>
        <w:t xml:space="preserve">Universal Processes &gt; Document Note in </w:t>
      </w:r>
      <w:proofErr w:type="spellStart"/>
      <w:r w:rsidR="00FE6140">
        <w:rPr>
          <w:rFonts w:cs="Arial"/>
          <w:b w:val="0"/>
          <w:bCs/>
          <w:color w:val="000000"/>
          <w:sz w:val="22"/>
          <w:szCs w:val="24"/>
          <w:shd w:val="clear" w:color="auto" w:fill="FFFFFF"/>
        </w:rPr>
        <w:t>TapMem</w:t>
      </w:r>
      <w:proofErr w:type="spellEnd"/>
    </w:p>
    <w:p w14:paraId="402709B8" w14:textId="14F99030" w:rsidR="4B010A16" w:rsidRDefault="00DB6DF8" w:rsidP="196A912A">
      <w:pPr>
        <w:pStyle w:val="Heading1"/>
        <w:rPr>
          <w:rFonts w:ascii="Arial Narrow" w:hAnsi="Arial Narrow" w:cs="Arial"/>
          <w:sz w:val="48"/>
          <w:szCs w:val="48"/>
        </w:rPr>
      </w:pPr>
      <w:r>
        <w:rPr>
          <w:rFonts w:ascii="Arial Narrow" w:hAnsi="Arial Narrow" w:cs="Arial"/>
          <w:sz w:val="48"/>
          <w:szCs w:val="48"/>
        </w:rPr>
        <w:t xml:space="preserve">Document Note in </w:t>
      </w:r>
      <w:proofErr w:type="spellStart"/>
      <w:r>
        <w:rPr>
          <w:rFonts w:ascii="Arial Narrow" w:hAnsi="Arial Narrow" w:cs="Arial"/>
          <w:sz w:val="48"/>
          <w:szCs w:val="48"/>
        </w:rPr>
        <w:t>TapMem</w:t>
      </w:r>
      <w:proofErr w:type="spellEnd"/>
    </w:p>
    <w:p w14:paraId="053B974D" w14:textId="77777777" w:rsidR="009212F2" w:rsidRDefault="009212F2" w:rsidP="009212F2"/>
    <w:p w14:paraId="5A281FF1" w14:textId="3C7710CF" w:rsidR="009212F2" w:rsidRDefault="009212F2" w:rsidP="009212F2">
      <w:pPr>
        <w:pStyle w:val="Heading2"/>
        <w:rPr>
          <w:rFonts w:ascii="Arial Narrow" w:hAnsi="Arial Narrow" w:cs="Arial"/>
          <w:bCs/>
          <w:szCs w:val="28"/>
        </w:rPr>
      </w:pPr>
      <w:r w:rsidRPr="00A37D09">
        <w:rPr>
          <w:rFonts w:ascii="Arial Narrow" w:hAnsi="Arial Narrow" w:cs="Arial"/>
          <w:bCs/>
          <w:szCs w:val="28"/>
        </w:rPr>
        <w:t>Overview</w:t>
      </w:r>
    </w:p>
    <w:p w14:paraId="3ECC969D" w14:textId="3859B45A" w:rsidR="006772B7" w:rsidRPr="006772B7" w:rsidRDefault="006772B7" w:rsidP="006772B7">
      <w:pPr>
        <w:pStyle w:val="Heading2"/>
        <w:rPr>
          <w:rFonts w:ascii="Arial Narrow" w:hAnsi="Arial Narrow" w:cs="Arial"/>
          <w:bCs/>
          <w:sz w:val="24"/>
          <w:szCs w:val="24"/>
        </w:rPr>
      </w:pPr>
      <w:r>
        <w:rPr>
          <w:rFonts w:ascii="Arial Narrow" w:hAnsi="Arial Narrow" w:cs="Arial"/>
          <w:bCs/>
          <w:sz w:val="24"/>
          <w:szCs w:val="24"/>
        </w:rPr>
        <w:t>Purpose</w:t>
      </w:r>
    </w:p>
    <w:p w14:paraId="1441A0F1" w14:textId="0625E4CF" w:rsidR="00A31B87" w:rsidRDefault="006772B7" w:rsidP="006772B7">
      <w:pPr>
        <w:rPr>
          <w:rFonts w:ascii="Arial" w:hAnsi="Arial" w:cs="Arial"/>
        </w:rPr>
      </w:pPr>
      <w:r>
        <w:rPr>
          <w:rFonts w:ascii="Arial" w:hAnsi="Arial" w:cs="Arial"/>
        </w:rPr>
        <w:t xml:space="preserve">The purpose of this document is to </w:t>
      </w:r>
      <w:r w:rsidR="00DB6DF8">
        <w:rPr>
          <w:rFonts w:ascii="Arial" w:hAnsi="Arial" w:cs="Arial"/>
        </w:rPr>
        <w:t>provide instructions on how to document a note in Tapestry Membership (</w:t>
      </w:r>
      <w:proofErr w:type="spellStart"/>
      <w:r w:rsidR="00DB6DF8">
        <w:rPr>
          <w:rFonts w:ascii="Arial" w:hAnsi="Arial" w:cs="Arial"/>
        </w:rPr>
        <w:t>TapMem</w:t>
      </w:r>
      <w:proofErr w:type="spellEnd"/>
      <w:r w:rsidR="00DB6DF8">
        <w:rPr>
          <w:rFonts w:ascii="Arial" w:hAnsi="Arial" w:cs="Arial"/>
        </w:rPr>
        <w:t>).</w:t>
      </w:r>
    </w:p>
    <w:p w14:paraId="508C77C4" w14:textId="2AF5229E" w:rsidR="00C22C05" w:rsidRPr="006772B7" w:rsidRDefault="00193B00" w:rsidP="00C22C05">
      <w:pPr>
        <w:pStyle w:val="Heading2"/>
        <w:rPr>
          <w:rFonts w:ascii="Arial Narrow" w:hAnsi="Arial Narrow" w:cs="Arial"/>
          <w:bCs/>
          <w:sz w:val="24"/>
          <w:szCs w:val="24"/>
        </w:rPr>
      </w:pPr>
      <w:r>
        <w:rPr>
          <w:rFonts w:ascii="Arial Narrow" w:hAnsi="Arial Narrow" w:cs="Arial"/>
          <w:bCs/>
          <w:sz w:val="24"/>
          <w:szCs w:val="24"/>
        </w:rPr>
        <w:t>Process Owner(s)/</w:t>
      </w:r>
      <w:r w:rsidR="00C22C05">
        <w:rPr>
          <w:rFonts w:ascii="Arial Narrow" w:hAnsi="Arial Narrow" w:cs="Arial"/>
          <w:bCs/>
          <w:sz w:val="24"/>
          <w:szCs w:val="24"/>
        </w:rPr>
        <w:t>Primary User</w:t>
      </w:r>
      <w:r>
        <w:rPr>
          <w:rFonts w:ascii="Arial Narrow" w:hAnsi="Arial Narrow" w:cs="Arial"/>
          <w:bCs/>
          <w:sz w:val="24"/>
          <w:szCs w:val="24"/>
        </w:rPr>
        <w:t>(s)</w:t>
      </w:r>
      <w:r w:rsidR="00C22C05">
        <w:rPr>
          <w:rFonts w:ascii="Arial Narrow" w:hAnsi="Arial Narrow" w:cs="Arial"/>
          <w:bCs/>
          <w:sz w:val="24"/>
          <w:szCs w:val="24"/>
        </w:rPr>
        <w:t xml:space="preserve"> of DLP</w:t>
      </w:r>
    </w:p>
    <w:p w14:paraId="20CB4453" w14:textId="4B108FFC" w:rsidR="002E093E" w:rsidRDefault="002E093E" w:rsidP="002E093E">
      <w:pPr>
        <w:pStyle w:val="ListParagraph"/>
        <w:numPr>
          <w:ilvl w:val="0"/>
          <w:numId w:val="5"/>
        </w:numPr>
        <w:rPr>
          <w:rFonts w:ascii="Arial" w:hAnsi="Arial" w:cs="Arial"/>
        </w:rPr>
      </w:pPr>
      <w:r>
        <w:rPr>
          <w:rFonts w:ascii="Arial" w:hAnsi="Arial" w:cs="Arial"/>
        </w:rPr>
        <w:t>Account Administrative Representative (AAR)</w:t>
      </w:r>
    </w:p>
    <w:p w14:paraId="5570A211" w14:textId="1E8406ED" w:rsidR="001C7A93" w:rsidRDefault="001C7A93" w:rsidP="002E093E">
      <w:pPr>
        <w:pStyle w:val="ListParagraph"/>
        <w:numPr>
          <w:ilvl w:val="0"/>
          <w:numId w:val="5"/>
        </w:numPr>
        <w:rPr>
          <w:rFonts w:ascii="Arial" w:hAnsi="Arial" w:cs="Arial"/>
        </w:rPr>
      </w:pPr>
      <w:r>
        <w:rPr>
          <w:rFonts w:ascii="Arial" w:hAnsi="Arial" w:cs="Arial"/>
        </w:rPr>
        <w:t>Analyst(s)/Consultant(s)</w:t>
      </w:r>
    </w:p>
    <w:p w14:paraId="4A0A84D1" w14:textId="4BCB9DE7" w:rsidR="001C7A93" w:rsidRPr="0049482F" w:rsidRDefault="001C7A93" w:rsidP="002E093E">
      <w:pPr>
        <w:pStyle w:val="ListParagraph"/>
        <w:numPr>
          <w:ilvl w:val="0"/>
          <w:numId w:val="5"/>
        </w:numPr>
        <w:rPr>
          <w:rFonts w:ascii="Arial" w:hAnsi="Arial" w:cs="Arial"/>
        </w:rPr>
      </w:pPr>
      <w:r>
        <w:rPr>
          <w:rFonts w:ascii="Arial" w:hAnsi="Arial" w:cs="Arial"/>
        </w:rPr>
        <w:t>Accenture Business Operations</w:t>
      </w:r>
    </w:p>
    <w:p w14:paraId="14F24F0C" w14:textId="10BA1ED2" w:rsidR="006772B7" w:rsidRDefault="006772B7" w:rsidP="006772B7">
      <w:pPr>
        <w:pStyle w:val="Heading2"/>
        <w:rPr>
          <w:rFonts w:ascii="Arial Narrow" w:hAnsi="Arial Narrow" w:cs="Arial"/>
          <w:bCs/>
          <w:sz w:val="24"/>
          <w:szCs w:val="24"/>
        </w:rPr>
      </w:pPr>
      <w:r>
        <w:rPr>
          <w:rFonts w:ascii="Arial Narrow" w:hAnsi="Arial Narrow" w:cs="Arial"/>
          <w:bCs/>
          <w:sz w:val="24"/>
          <w:szCs w:val="24"/>
        </w:rPr>
        <w:t>Summary</w:t>
      </w:r>
    </w:p>
    <w:p w14:paraId="151E4719" w14:textId="351B7385" w:rsidR="006772B7" w:rsidRPr="006772B7" w:rsidRDefault="00FE6140" w:rsidP="006772B7">
      <w:pPr>
        <w:rPr>
          <w:rFonts w:ascii="Arial" w:hAnsi="Arial" w:cs="Arial"/>
        </w:rPr>
      </w:pPr>
      <w:r>
        <w:rPr>
          <w:rFonts w:ascii="Arial" w:hAnsi="Arial" w:cs="Arial"/>
        </w:rPr>
        <w:t>A</w:t>
      </w:r>
      <w:r w:rsidR="00EE5D4F">
        <w:rPr>
          <w:rFonts w:ascii="Arial" w:hAnsi="Arial" w:cs="Arial"/>
        </w:rPr>
        <w:t xml:space="preserve"> </w:t>
      </w:r>
      <w:r w:rsidR="001C7A93">
        <w:rPr>
          <w:rFonts w:ascii="Arial" w:hAnsi="Arial" w:cs="Arial"/>
        </w:rPr>
        <w:t>user</w:t>
      </w:r>
      <w:r w:rsidR="00EE5D4F">
        <w:rPr>
          <w:rFonts w:ascii="Arial" w:hAnsi="Arial" w:cs="Arial"/>
        </w:rPr>
        <w:t xml:space="preserve"> </w:t>
      </w:r>
      <w:r>
        <w:rPr>
          <w:rFonts w:ascii="Arial" w:hAnsi="Arial" w:cs="Arial"/>
        </w:rPr>
        <w:t xml:space="preserve">may need to document notes within </w:t>
      </w:r>
      <w:proofErr w:type="spellStart"/>
      <w:r>
        <w:rPr>
          <w:rFonts w:ascii="Arial" w:hAnsi="Arial" w:cs="Arial"/>
        </w:rPr>
        <w:t>TapMem</w:t>
      </w:r>
      <w:proofErr w:type="spellEnd"/>
      <w:r w:rsidR="009B7FA7">
        <w:rPr>
          <w:rFonts w:ascii="Arial" w:hAnsi="Arial" w:cs="Arial"/>
        </w:rPr>
        <w:t xml:space="preserve"> to describe member’s ongoing situation.</w:t>
      </w:r>
    </w:p>
    <w:p w14:paraId="4B1CC958" w14:textId="544477A6" w:rsidR="006772B7" w:rsidRDefault="006772B7" w:rsidP="006772B7">
      <w:pPr>
        <w:pStyle w:val="Heading2"/>
        <w:rPr>
          <w:rFonts w:ascii="Arial Narrow" w:hAnsi="Arial Narrow" w:cs="Arial"/>
          <w:bCs/>
          <w:sz w:val="24"/>
          <w:szCs w:val="24"/>
        </w:rPr>
      </w:pPr>
      <w:r>
        <w:rPr>
          <w:rFonts w:ascii="Arial Narrow" w:hAnsi="Arial Narrow" w:cs="Arial"/>
          <w:bCs/>
          <w:sz w:val="24"/>
          <w:szCs w:val="24"/>
        </w:rPr>
        <w:t xml:space="preserve">Related </w:t>
      </w:r>
      <w:r w:rsidR="00A43ED4">
        <w:rPr>
          <w:rFonts w:ascii="Arial Narrow" w:hAnsi="Arial Narrow" w:cs="Arial"/>
          <w:bCs/>
          <w:sz w:val="24"/>
          <w:szCs w:val="24"/>
        </w:rPr>
        <w:t>Policie</w:t>
      </w:r>
      <w:r>
        <w:rPr>
          <w:rFonts w:ascii="Arial Narrow" w:hAnsi="Arial Narrow" w:cs="Arial"/>
          <w:bCs/>
          <w:sz w:val="24"/>
          <w:szCs w:val="24"/>
        </w:rPr>
        <w:t>s</w:t>
      </w:r>
    </w:p>
    <w:p w14:paraId="108CEE68" w14:textId="77777777" w:rsidR="00A43ED4" w:rsidRDefault="00A43ED4" w:rsidP="00A43ED4">
      <w:pPr>
        <w:pStyle w:val="Heading2"/>
        <w:rPr>
          <w:rFonts w:ascii="Arial Narrow" w:hAnsi="Arial Narrow" w:cs="Arial"/>
          <w:bCs/>
          <w:szCs w:val="28"/>
        </w:rPr>
      </w:pPr>
    </w:p>
    <w:p w14:paraId="5F8B2E1D" w14:textId="372B3B41" w:rsidR="009212F2" w:rsidRPr="00A43ED4" w:rsidRDefault="00B8416B" w:rsidP="00A43ED4">
      <w:pPr>
        <w:pStyle w:val="Heading2"/>
        <w:rPr>
          <w:rFonts w:ascii="Arial Narrow" w:hAnsi="Arial Narrow" w:cs="Arial"/>
          <w:bCs/>
          <w:szCs w:val="28"/>
        </w:rPr>
      </w:pPr>
      <w:r>
        <w:rPr>
          <w:rFonts w:ascii="Arial Narrow" w:hAnsi="Arial Narrow" w:cs="Arial"/>
          <w:bCs/>
          <w:szCs w:val="28"/>
        </w:rPr>
        <w:t>Proce</w:t>
      </w:r>
      <w:r w:rsidR="00193B00">
        <w:rPr>
          <w:rFonts w:ascii="Arial Narrow" w:hAnsi="Arial Narrow" w:cs="Arial"/>
          <w:bCs/>
          <w:szCs w:val="28"/>
        </w:rPr>
        <w:t>dure</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554"/>
        <w:gridCol w:w="2893"/>
        <w:gridCol w:w="2893"/>
      </w:tblGrid>
      <w:tr w:rsidR="00020A85" w14:paraId="02436C60" w14:textId="720B42CF" w:rsidTr="00EE5D4F">
        <w:trPr>
          <w:trHeight w:val="232"/>
        </w:trPr>
        <w:tc>
          <w:tcPr>
            <w:tcW w:w="3554" w:type="dxa"/>
          </w:tcPr>
          <w:p w14:paraId="7974EAEB" w14:textId="20304505" w:rsidR="00020A85" w:rsidRPr="00AD7548" w:rsidRDefault="00020A85" w:rsidP="0050101B">
            <w:pPr>
              <w:rPr>
                <w:rFonts w:ascii="Arial" w:hAnsi="Arial" w:cs="Arial"/>
              </w:rPr>
            </w:pPr>
            <w:r w:rsidRPr="00F61554">
              <w:rPr>
                <w:rFonts w:ascii="Arial" w:hAnsi="Arial" w:cs="Arial"/>
              </w:rPr>
              <w:t>Step 1</w:t>
            </w:r>
          </w:p>
        </w:tc>
        <w:tc>
          <w:tcPr>
            <w:tcW w:w="2893" w:type="dxa"/>
          </w:tcPr>
          <w:p w14:paraId="7220F8A4" w14:textId="54F04A26" w:rsidR="00020A85" w:rsidRPr="00F61554" w:rsidRDefault="00796318" w:rsidP="0050101B">
            <w:pPr>
              <w:rPr>
                <w:rFonts w:ascii="Arial" w:hAnsi="Arial" w:cs="Arial"/>
              </w:rPr>
            </w:pPr>
            <w:r>
              <w:rPr>
                <w:rFonts w:ascii="Arial" w:hAnsi="Arial" w:cs="Arial"/>
              </w:rPr>
              <w:t>Step 2</w:t>
            </w:r>
          </w:p>
        </w:tc>
        <w:tc>
          <w:tcPr>
            <w:tcW w:w="2893" w:type="dxa"/>
          </w:tcPr>
          <w:p w14:paraId="350EF224" w14:textId="05912144" w:rsidR="00020A85" w:rsidRPr="00F61554" w:rsidRDefault="00796318" w:rsidP="0050101B">
            <w:pPr>
              <w:rPr>
                <w:rFonts w:ascii="Arial" w:hAnsi="Arial" w:cs="Arial"/>
              </w:rPr>
            </w:pPr>
            <w:r>
              <w:rPr>
                <w:rFonts w:ascii="Arial" w:hAnsi="Arial" w:cs="Arial"/>
              </w:rPr>
              <w:t>Step 3</w:t>
            </w:r>
          </w:p>
        </w:tc>
      </w:tr>
      <w:tr w:rsidR="00020A85" w14:paraId="6FC72CD5" w14:textId="01AF1082" w:rsidTr="00EE5D4F">
        <w:trPr>
          <w:trHeight w:val="241"/>
        </w:trPr>
        <w:tc>
          <w:tcPr>
            <w:tcW w:w="3554" w:type="dxa"/>
          </w:tcPr>
          <w:p w14:paraId="6FA13F9E" w14:textId="792B797F" w:rsidR="00020A85" w:rsidRPr="008144A9" w:rsidRDefault="00773B61" w:rsidP="008144A9">
            <w:pPr>
              <w:tabs>
                <w:tab w:val="left" w:pos="1900"/>
              </w:tabs>
              <w:rPr>
                <w:rFonts w:ascii="Arial" w:hAnsi="Arial" w:cs="Arial"/>
              </w:rPr>
            </w:pPr>
            <w:r w:rsidRPr="00773B61">
              <w:rPr>
                <w:rFonts w:ascii="Arial" w:hAnsi="Arial" w:cs="Arial"/>
              </w:rPr>
              <w:t xml:space="preserve">Document Note in </w:t>
            </w:r>
            <w:proofErr w:type="spellStart"/>
            <w:r w:rsidRPr="00773B61">
              <w:rPr>
                <w:rFonts w:ascii="Arial" w:hAnsi="Arial" w:cs="Arial"/>
              </w:rPr>
              <w:t>TapMem</w:t>
            </w:r>
            <w:proofErr w:type="spellEnd"/>
          </w:p>
        </w:tc>
        <w:tc>
          <w:tcPr>
            <w:tcW w:w="2893" w:type="dxa"/>
          </w:tcPr>
          <w:p w14:paraId="2FB6BC0A" w14:textId="314DEB13" w:rsidR="00020A85" w:rsidRDefault="00F41409" w:rsidP="008144A9">
            <w:pPr>
              <w:tabs>
                <w:tab w:val="left" w:pos="1900"/>
              </w:tabs>
              <w:rPr>
                <w:rFonts w:ascii="Arial" w:hAnsi="Arial" w:cs="Arial"/>
              </w:rPr>
            </w:pPr>
            <w:r>
              <w:rPr>
                <w:rFonts w:ascii="Arial" w:hAnsi="Arial" w:cs="Arial"/>
              </w:rPr>
              <w:t>Adding a Person Level</w:t>
            </w:r>
            <w:r w:rsidR="00796318">
              <w:rPr>
                <w:rFonts w:ascii="Arial" w:hAnsi="Arial" w:cs="Arial"/>
              </w:rPr>
              <w:t xml:space="preserve"> Note </w:t>
            </w:r>
            <w:r w:rsidR="00B24323">
              <w:rPr>
                <w:rFonts w:ascii="Arial" w:hAnsi="Arial" w:cs="Arial"/>
              </w:rPr>
              <w:t xml:space="preserve">in </w:t>
            </w:r>
            <w:proofErr w:type="spellStart"/>
            <w:r w:rsidR="00B24323">
              <w:rPr>
                <w:rFonts w:ascii="Arial" w:hAnsi="Arial" w:cs="Arial"/>
              </w:rPr>
              <w:t>TapMem</w:t>
            </w:r>
            <w:proofErr w:type="spellEnd"/>
          </w:p>
        </w:tc>
        <w:tc>
          <w:tcPr>
            <w:tcW w:w="2893" w:type="dxa"/>
          </w:tcPr>
          <w:p w14:paraId="3418FAE2" w14:textId="1E1A2408" w:rsidR="00020A85" w:rsidRDefault="00B4228D" w:rsidP="008144A9">
            <w:pPr>
              <w:tabs>
                <w:tab w:val="left" w:pos="1900"/>
              </w:tabs>
              <w:rPr>
                <w:rFonts w:ascii="Arial" w:hAnsi="Arial" w:cs="Arial"/>
              </w:rPr>
            </w:pPr>
            <w:r>
              <w:rPr>
                <w:rFonts w:ascii="Arial" w:hAnsi="Arial" w:cs="Arial"/>
              </w:rPr>
              <w:t>Adding a Cov</w:t>
            </w:r>
            <w:r w:rsidR="00773B61">
              <w:rPr>
                <w:rFonts w:ascii="Arial" w:hAnsi="Arial" w:cs="Arial"/>
              </w:rPr>
              <w:t>erage</w:t>
            </w:r>
            <w:r>
              <w:rPr>
                <w:rFonts w:ascii="Arial" w:hAnsi="Arial" w:cs="Arial"/>
              </w:rPr>
              <w:t xml:space="preserve"> Level Note </w:t>
            </w:r>
            <w:r w:rsidR="00B24323">
              <w:rPr>
                <w:rFonts w:ascii="Arial" w:hAnsi="Arial" w:cs="Arial"/>
              </w:rPr>
              <w:t xml:space="preserve">in </w:t>
            </w:r>
            <w:proofErr w:type="spellStart"/>
            <w:r w:rsidR="00B24323">
              <w:rPr>
                <w:rFonts w:ascii="Arial" w:hAnsi="Arial" w:cs="Arial"/>
              </w:rPr>
              <w:t>TapMem</w:t>
            </w:r>
            <w:proofErr w:type="spellEnd"/>
          </w:p>
        </w:tc>
      </w:tr>
      <w:tr w:rsidR="00C65237" w14:paraId="7847D508" w14:textId="77777777" w:rsidTr="00020A85">
        <w:trPr>
          <w:trHeight w:val="241"/>
        </w:trPr>
        <w:tc>
          <w:tcPr>
            <w:tcW w:w="3554" w:type="dxa"/>
          </w:tcPr>
          <w:p w14:paraId="20F403D3" w14:textId="77777777" w:rsidR="00C65237" w:rsidRDefault="00C65237" w:rsidP="008144A9">
            <w:pPr>
              <w:tabs>
                <w:tab w:val="left" w:pos="1900"/>
              </w:tabs>
              <w:rPr>
                <w:rFonts w:ascii="Arial" w:hAnsi="Arial" w:cs="Arial"/>
              </w:rPr>
            </w:pPr>
            <w:r>
              <w:rPr>
                <w:rFonts w:ascii="Arial" w:hAnsi="Arial" w:cs="Arial"/>
              </w:rPr>
              <w:t>Step 4</w:t>
            </w:r>
          </w:p>
          <w:p w14:paraId="3E991C73" w14:textId="05577AD7" w:rsidR="00C65237" w:rsidRPr="00773B61" w:rsidRDefault="00C65237" w:rsidP="008144A9">
            <w:pPr>
              <w:tabs>
                <w:tab w:val="left" w:pos="1900"/>
              </w:tabs>
              <w:rPr>
                <w:rFonts w:ascii="Arial" w:hAnsi="Arial" w:cs="Arial"/>
              </w:rPr>
            </w:pPr>
            <w:r>
              <w:rPr>
                <w:rFonts w:ascii="Arial" w:hAnsi="Arial" w:cs="Arial"/>
              </w:rPr>
              <w:t xml:space="preserve">Adding Alert Notes in </w:t>
            </w:r>
            <w:proofErr w:type="spellStart"/>
            <w:r>
              <w:rPr>
                <w:rFonts w:ascii="Arial" w:hAnsi="Arial" w:cs="Arial"/>
              </w:rPr>
              <w:t>TapMem</w:t>
            </w:r>
            <w:proofErr w:type="spellEnd"/>
          </w:p>
        </w:tc>
        <w:tc>
          <w:tcPr>
            <w:tcW w:w="2893" w:type="dxa"/>
          </w:tcPr>
          <w:p w14:paraId="12E53CC0" w14:textId="77777777" w:rsidR="00C65237" w:rsidRDefault="00C65237" w:rsidP="008144A9">
            <w:pPr>
              <w:tabs>
                <w:tab w:val="left" w:pos="1900"/>
              </w:tabs>
              <w:rPr>
                <w:rFonts w:ascii="Arial" w:hAnsi="Arial" w:cs="Arial"/>
              </w:rPr>
            </w:pPr>
          </w:p>
        </w:tc>
        <w:tc>
          <w:tcPr>
            <w:tcW w:w="2893" w:type="dxa"/>
          </w:tcPr>
          <w:p w14:paraId="7F584479" w14:textId="77777777" w:rsidR="00C65237" w:rsidRDefault="00C65237" w:rsidP="008144A9">
            <w:pPr>
              <w:tabs>
                <w:tab w:val="left" w:pos="1900"/>
              </w:tabs>
              <w:rPr>
                <w:rFonts w:ascii="Arial" w:hAnsi="Arial" w:cs="Arial"/>
              </w:rPr>
            </w:pPr>
          </w:p>
        </w:tc>
      </w:tr>
    </w:tbl>
    <w:p w14:paraId="470FD440" w14:textId="77777777" w:rsidR="009212F2" w:rsidRPr="007F2DDC" w:rsidRDefault="009212F2" w:rsidP="009212F2">
      <w:pPr>
        <w:rPr>
          <w:rFonts w:ascii="Arial" w:hAnsi="Arial" w:cs="Arial"/>
        </w:rPr>
      </w:pPr>
    </w:p>
    <w:p w14:paraId="454E723E" w14:textId="723174A1" w:rsidR="009212F2" w:rsidRPr="00A37D09" w:rsidRDefault="00EB00E2" w:rsidP="009212F2">
      <w:pPr>
        <w:pStyle w:val="Heading2"/>
        <w:numPr>
          <w:ilvl w:val="0"/>
          <w:numId w:val="3"/>
        </w:numPr>
        <w:rPr>
          <w:rFonts w:ascii="Arial Narrow" w:hAnsi="Arial Narrow"/>
          <w:b w:val="0"/>
          <w:bCs/>
          <w:szCs w:val="28"/>
        </w:rPr>
      </w:pPr>
      <w:bookmarkStart w:id="0" w:name="Verify_Returned_Mail_1"/>
      <w:r>
        <w:rPr>
          <w:rFonts w:cs="Arial"/>
        </w:rPr>
        <w:t xml:space="preserve">Document Note in </w:t>
      </w:r>
      <w:proofErr w:type="spellStart"/>
      <w:r>
        <w:rPr>
          <w:rFonts w:cs="Arial"/>
        </w:rPr>
        <w:t>TapMem</w:t>
      </w:r>
      <w:proofErr w:type="spellEnd"/>
    </w:p>
    <w:bookmarkEnd w:id="0"/>
    <w:p w14:paraId="6D8189F0" w14:textId="77777777" w:rsidR="009212F2" w:rsidRDefault="009212F2" w:rsidP="009212F2">
      <w:pPr>
        <w:rPr>
          <w:rFonts w:ascii="Arial" w:hAnsi="Arial" w:cs="Arial"/>
        </w:rPr>
      </w:pPr>
    </w:p>
    <w:p w14:paraId="0081BC4B" w14:textId="0E131072" w:rsidR="00EB00E2" w:rsidRDefault="00EB00E2" w:rsidP="009212F2">
      <w:pPr>
        <w:pStyle w:val="ListParagraph"/>
        <w:numPr>
          <w:ilvl w:val="0"/>
          <w:numId w:val="2"/>
        </w:numPr>
        <w:rPr>
          <w:rFonts w:ascii="Arial" w:hAnsi="Arial" w:cs="Arial"/>
        </w:rPr>
      </w:pPr>
      <w:r>
        <w:rPr>
          <w:rFonts w:ascii="Arial" w:hAnsi="Arial" w:cs="Arial"/>
        </w:rPr>
        <w:t>Lau</w:t>
      </w:r>
      <w:r w:rsidR="00FE6140">
        <w:rPr>
          <w:rFonts w:ascii="Arial" w:hAnsi="Arial" w:cs="Arial"/>
        </w:rPr>
        <w:t>n</w:t>
      </w:r>
      <w:r>
        <w:rPr>
          <w:rFonts w:ascii="Arial" w:hAnsi="Arial" w:cs="Arial"/>
        </w:rPr>
        <w:t xml:space="preserve">ch </w:t>
      </w:r>
      <w:proofErr w:type="spellStart"/>
      <w:r>
        <w:rPr>
          <w:rFonts w:ascii="Arial" w:hAnsi="Arial" w:cs="Arial"/>
        </w:rPr>
        <w:t>TapMem</w:t>
      </w:r>
      <w:proofErr w:type="spellEnd"/>
      <w:r>
        <w:rPr>
          <w:rFonts w:ascii="Arial" w:hAnsi="Arial" w:cs="Arial"/>
        </w:rPr>
        <w:t xml:space="preserve"> and login using your </w:t>
      </w:r>
      <w:proofErr w:type="spellStart"/>
      <w:r>
        <w:rPr>
          <w:rFonts w:ascii="Arial" w:hAnsi="Arial" w:cs="Arial"/>
        </w:rPr>
        <w:t>UserID</w:t>
      </w:r>
      <w:proofErr w:type="spellEnd"/>
      <w:r>
        <w:rPr>
          <w:rFonts w:ascii="Arial" w:hAnsi="Arial" w:cs="Arial"/>
        </w:rPr>
        <w:t xml:space="preserve"> (NUID) and Windows password.</w:t>
      </w:r>
    </w:p>
    <w:p w14:paraId="7866CA78" w14:textId="7D9FADBC" w:rsidR="003122F2" w:rsidRPr="003122F2" w:rsidDel="00345F71" w:rsidRDefault="008144A9" w:rsidP="00345F71">
      <w:pPr>
        <w:pStyle w:val="ListParagraph"/>
        <w:numPr>
          <w:ilvl w:val="0"/>
          <w:numId w:val="2"/>
        </w:numPr>
        <w:rPr>
          <w:ins w:id="1" w:author="Monica L La Combe" w:date="2023-01-26T14:17:00Z"/>
          <w:del w:id="2" w:author="Linda K Russell" w:date="2023-02-24T14:56:00Z"/>
          <w:rFonts w:ascii="Arial" w:hAnsi="Arial" w:cs="Arial"/>
          <w:rPrChange w:id="3" w:author="Monica L La Combe" w:date="2023-01-26T14:17:00Z">
            <w:rPr>
              <w:ins w:id="4" w:author="Monica L La Combe" w:date="2023-01-26T14:17:00Z"/>
              <w:del w:id="5" w:author="Linda K Russell" w:date="2023-02-24T14:56:00Z"/>
              <w:rFonts w:ascii="Arial" w:hAnsi="Arial" w:cs="Arial"/>
              <w:strike/>
            </w:rPr>
          </w:rPrChange>
        </w:rPr>
      </w:pPr>
      <w:r w:rsidRPr="00345F71">
        <w:rPr>
          <w:rFonts w:ascii="Arial" w:hAnsi="Arial" w:cs="Arial"/>
        </w:rPr>
        <w:t xml:space="preserve">Once logged into </w:t>
      </w:r>
      <w:proofErr w:type="spellStart"/>
      <w:r w:rsidRPr="00345F71">
        <w:rPr>
          <w:rFonts w:ascii="Arial" w:hAnsi="Arial" w:cs="Arial"/>
        </w:rPr>
        <w:t>TapMem</w:t>
      </w:r>
      <w:proofErr w:type="spellEnd"/>
      <w:r w:rsidRPr="00345F71">
        <w:rPr>
          <w:rFonts w:ascii="Arial" w:hAnsi="Arial" w:cs="Arial"/>
        </w:rPr>
        <w:t>, from the menu bar tool bar</w:t>
      </w:r>
      <w:r w:rsidR="00B37EA9" w:rsidRPr="00345F71">
        <w:rPr>
          <w:rFonts w:ascii="Arial" w:hAnsi="Arial" w:cs="Arial"/>
        </w:rPr>
        <w:t xml:space="preserve"> </w:t>
      </w:r>
      <w:r w:rsidR="00046FEB" w:rsidRPr="00345F71">
        <w:rPr>
          <w:rFonts w:ascii="Arial" w:hAnsi="Arial" w:cs="Arial"/>
        </w:rPr>
        <w:t>select Member Inquiry</w:t>
      </w:r>
      <w:del w:id="6" w:author="Linda K Russell" w:date="2023-02-24T14:56:00Z">
        <w:r w:rsidRPr="00345F71" w:rsidDel="00C51174">
          <w:rPr>
            <w:rFonts w:ascii="Arial" w:hAnsi="Arial" w:cs="Arial"/>
          </w:rPr>
          <w:delText xml:space="preserve">, </w:delText>
        </w:r>
        <w:r w:rsidRPr="00EE5D4F" w:rsidDel="00345F71">
          <w:rPr>
            <w:rFonts w:ascii="Arial" w:hAnsi="Arial" w:cs="Arial"/>
            <w:strike/>
          </w:rPr>
          <w:delText xml:space="preserve">select the </w:delText>
        </w:r>
        <w:r w:rsidRPr="00EE5D4F" w:rsidDel="00345F71">
          <w:rPr>
            <w:rFonts w:ascii="Arial" w:hAnsi="Arial" w:cs="Arial"/>
            <w:b/>
            <w:bCs/>
            <w:strike/>
          </w:rPr>
          <w:delText>Epic</w:delText>
        </w:r>
        <w:r w:rsidRPr="00EE5D4F" w:rsidDel="00345F71">
          <w:rPr>
            <w:rFonts w:ascii="Arial" w:hAnsi="Arial" w:cs="Arial"/>
            <w:strike/>
          </w:rPr>
          <w:delText xml:space="preserve"> drop-down arrow and select </w:delText>
        </w:r>
        <w:r w:rsidRPr="00EE5D4F" w:rsidDel="00345F71">
          <w:rPr>
            <w:rFonts w:ascii="Arial" w:hAnsi="Arial" w:cs="Arial"/>
            <w:b/>
            <w:bCs/>
            <w:strike/>
          </w:rPr>
          <w:delText>Member Inquiry</w:delText>
        </w:r>
        <w:r w:rsidRPr="00EE5D4F" w:rsidDel="00345F71">
          <w:rPr>
            <w:rFonts w:ascii="Arial" w:hAnsi="Arial" w:cs="Arial"/>
            <w:strike/>
          </w:rPr>
          <w:delText>.</w:delText>
        </w:r>
      </w:del>
    </w:p>
    <w:p w14:paraId="38D7707A" w14:textId="0881D8CC" w:rsidR="00FE6140" w:rsidRDefault="00FE6140" w:rsidP="00345F71">
      <w:pPr>
        <w:pStyle w:val="ListParagraph"/>
        <w:numPr>
          <w:ilvl w:val="0"/>
          <w:numId w:val="2"/>
        </w:numPr>
        <w:rPr>
          <w:ins w:id="7" w:author="Linda K Russell" w:date="2023-02-27T11:19:00Z"/>
          <w:rFonts w:ascii="Arial" w:hAnsi="Arial" w:cs="Arial"/>
        </w:rPr>
      </w:pPr>
      <w:r w:rsidRPr="00345F71">
        <w:rPr>
          <w:rFonts w:ascii="Arial" w:hAnsi="Arial" w:cs="Arial"/>
          <w:strike/>
          <w:rPrChange w:id="8" w:author="Linda K Russell" w:date="2023-02-24T14:56:00Z">
            <w:rPr>
              <w:strike/>
            </w:rPr>
          </w:rPrChange>
        </w:rPr>
        <w:br/>
      </w:r>
      <w:r>
        <w:rPr>
          <w:noProof/>
        </w:rPr>
        <w:drawing>
          <wp:inline distT="0" distB="0" distL="0" distR="0" wp14:anchorId="08F64758" wp14:editId="6DA1C672">
            <wp:extent cx="2919964" cy="11628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19964" cy="1162882"/>
                    </a:xfrm>
                    <a:prstGeom prst="rect">
                      <a:avLst/>
                    </a:prstGeom>
                  </pic:spPr>
                </pic:pic>
              </a:graphicData>
            </a:graphic>
          </wp:inline>
        </w:drawing>
      </w:r>
    </w:p>
    <w:p w14:paraId="2D1102A1" w14:textId="2067C3DB" w:rsidR="00FA3CCB" w:rsidRPr="00345F71" w:rsidRDefault="00185D7F" w:rsidP="00FA3CCB">
      <w:pPr>
        <w:pStyle w:val="ListParagraph"/>
        <w:ind w:left="360"/>
        <w:rPr>
          <w:rFonts w:ascii="Arial" w:hAnsi="Arial" w:cs="Arial"/>
          <w:rPrChange w:id="9" w:author="Linda K Russell" w:date="2023-02-24T14:56:00Z">
            <w:rPr/>
          </w:rPrChange>
        </w:rPr>
        <w:pPrChange w:id="10" w:author="Linda K Russell" w:date="2023-02-27T11:19:00Z">
          <w:pPr>
            <w:pStyle w:val="ListParagraph"/>
            <w:numPr>
              <w:numId w:val="2"/>
            </w:numPr>
            <w:ind w:left="360" w:hanging="360"/>
          </w:pPr>
        </w:pPrChange>
      </w:pPr>
      <w:ins w:id="11" w:author="Linda K Russell" w:date="2023-02-27T11:19:00Z">
        <w:r>
          <w:rPr>
            <w:noProof/>
          </w:rPr>
          <w:drawing>
            <wp:inline distT="0" distB="0" distL="0" distR="0" wp14:anchorId="47D169BF" wp14:editId="47D29F46">
              <wp:extent cx="5502117" cy="487722"/>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02117" cy="487722"/>
                      </a:xfrm>
                      <a:prstGeom prst="rect">
                        <a:avLst/>
                      </a:prstGeom>
                    </pic:spPr>
                  </pic:pic>
                </a:graphicData>
              </a:graphic>
            </wp:inline>
          </w:drawing>
        </w:r>
      </w:ins>
    </w:p>
    <w:p w14:paraId="66C37229" w14:textId="01EF76DB" w:rsidR="00D72232" w:rsidRPr="00E07980" w:rsidRDefault="00FE6140" w:rsidP="00E07980">
      <w:pPr>
        <w:pStyle w:val="ListParagraph"/>
        <w:numPr>
          <w:ilvl w:val="1"/>
          <w:numId w:val="2"/>
        </w:numPr>
        <w:rPr>
          <w:rFonts w:ascii="Arial" w:hAnsi="Arial" w:cs="Arial"/>
          <w:rPrChange w:id="12" w:author="Linda K Russell" w:date="2023-02-27T11:47:00Z">
            <w:rPr/>
          </w:rPrChange>
        </w:rPr>
      </w:pPr>
      <w:r w:rsidRPr="00FE6140">
        <w:rPr>
          <w:rFonts w:ascii="Arial" w:hAnsi="Arial" w:cs="Arial"/>
        </w:rPr>
        <w:t xml:space="preserve">The </w:t>
      </w:r>
      <w:r w:rsidRPr="00FE6140">
        <w:rPr>
          <w:rFonts w:ascii="Arial" w:hAnsi="Arial" w:cs="Arial"/>
          <w:b/>
          <w:bCs/>
        </w:rPr>
        <w:t>Patient Lookup</w:t>
      </w:r>
      <w:r w:rsidRPr="00FE6140">
        <w:rPr>
          <w:rFonts w:ascii="Arial" w:hAnsi="Arial" w:cs="Arial"/>
        </w:rPr>
        <w:t xml:space="preserve"> pop-up dialog box will appear.</w:t>
      </w:r>
      <w:r>
        <w:rPr>
          <w:rFonts w:ascii="Arial" w:hAnsi="Arial" w:cs="Arial"/>
        </w:rPr>
        <w:t xml:space="preserve"> In the </w:t>
      </w:r>
      <w:r w:rsidRPr="00FE6140">
        <w:rPr>
          <w:rFonts w:ascii="Arial" w:hAnsi="Arial" w:cs="Arial"/>
          <w:b/>
          <w:bCs/>
        </w:rPr>
        <w:t>Name/MRN</w:t>
      </w:r>
      <w:r>
        <w:rPr>
          <w:rFonts w:ascii="Arial" w:hAnsi="Arial" w:cs="Arial"/>
          <w:b/>
          <w:bCs/>
        </w:rPr>
        <w:t xml:space="preserve"> </w:t>
      </w:r>
      <w:r w:rsidRPr="00FE6140">
        <w:rPr>
          <w:rFonts w:ascii="Arial" w:hAnsi="Arial" w:cs="Arial"/>
        </w:rPr>
        <w:t xml:space="preserve">field, </w:t>
      </w:r>
      <w:r>
        <w:rPr>
          <w:rFonts w:ascii="Arial" w:hAnsi="Arial" w:cs="Arial"/>
        </w:rPr>
        <w:t>e</w:t>
      </w:r>
      <w:r w:rsidRPr="00FE6140">
        <w:rPr>
          <w:rFonts w:ascii="Arial" w:hAnsi="Arial" w:cs="Arial"/>
        </w:rPr>
        <w:t>nter the member’s partial or full name</w:t>
      </w:r>
      <w:r>
        <w:rPr>
          <w:rFonts w:ascii="Arial" w:hAnsi="Arial" w:cs="Arial"/>
        </w:rPr>
        <w:t>.</w:t>
      </w:r>
    </w:p>
    <w:p w14:paraId="00000524" w14:textId="77777777" w:rsidR="000605A4" w:rsidRDefault="00FE6140" w:rsidP="00FE6140">
      <w:pPr>
        <w:pStyle w:val="ListParagraph"/>
        <w:numPr>
          <w:ilvl w:val="1"/>
          <w:numId w:val="2"/>
        </w:numPr>
        <w:rPr>
          <w:ins w:id="13" w:author="Monica L La Combe" w:date="2023-01-26T14:18:00Z"/>
          <w:rFonts w:ascii="Arial" w:hAnsi="Arial" w:cs="Arial"/>
        </w:rPr>
      </w:pPr>
      <w:r w:rsidRPr="00FE6140">
        <w:rPr>
          <w:rFonts w:ascii="Arial" w:hAnsi="Arial" w:cs="Arial"/>
        </w:rPr>
        <w:t xml:space="preserve">Click </w:t>
      </w:r>
      <w:r w:rsidRPr="00FE6140">
        <w:rPr>
          <w:rFonts w:ascii="Arial" w:hAnsi="Arial" w:cs="Arial"/>
          <w:b/>
          <w:bCs/>
        </w:rPr>
        <w:t>Find Patient</w:t>
      </w:r>
      <w:r w:rsidRPr="00FE6140">
        <w:rPr>
          <w:rFonts w:ascii="Arial" w:hAnsi="Arial" w:cs="Arial"/>
        </w:rPr>
        <w:t>.</w:t>
      </w:r>
    </w:p>
    <w:p w14:paraId="24F2FC7D" w14:textId="0167A3B5" w:rsidR="00FE6140" w:rsidRPr="000605A4" w:rsidRDefault="00FE6140">
      <w:pPr>
        <w:rPr>
          <w:ins w:id="14" w:author="Monica L La Combe" w:date="2023-01-26T14:18:00Z"/>
          <w:rFonts w:ascii="Arial" w:hAnsi="Arial" w:cs="Arial"/>
          <w:rPrChange w:id="15" w:author="Monica L La Combe" w:date="2023-01-26T14:18:00Z">
            <w:rPr>
              <w:ins w:id="16" w:author="Monica L La Combe" w:date="2023-01-26T14:18:00Z"/>
            </w:rPr>
          </w:rPrChange>
        </w:rPr>
        <w:pPrChange w:id="17" w:author="Monica L La Combe" w:date="2023-01-26T14:18:00Z">
          <w:pPr>
            <w:pStyle w:val="ListParagraph"/>
            <w:numPr>
              <w:ilvl w:val="1"/>
              <w:numId w:val="2"/>
            </w:numPr>
            <w:ind w:left="1440" w:hanging="360"/>
          </w:pPr>
        </w:pPrChange>
      </w:pPr>
      <w:r w:rsidRPr="000605A4">
        <w:rPr>
          <w:rFonts w:ascii="Arial" w:hAnsi="Arial" w:cs="Arial"/>
          <w:rPrChange w:id="18" w:author="Monica L La Combe" w:date="2023-01-26T14:18:00Z">
            <w:rPr/>
          </w:rPrChange>
        </w:rPr>
        <w:lastRenderedPageBreak/>
        <w:br/>
      </w:r>
      <w:r>
        <w:rPr>
          <w:noProof/>
        </w:rPr>
        <w:drawing>
          <wp:inline distT="0" distB="0" distL="0" distR="0" wp14:anchorId="4C848FA5" wp14:editId="303507E7">
            <wp:extent cx="4501514" cy="13166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4501514" cy="1316648"/>
                    </a:xfrm>
                    <a:prstGeom prst="rect">
                      <a:avLst/>
                    </a:prstGeom>
                  </pic:spPr>
                </pic:pic>
              </a:graphicData>
            </a:graphic>
          </wp:inline>
        </w:drawing>
      </w:r>
    </w:p>
    <w:p w14:paraId="1BDA0E6B" w14:textId="77777777" w:rsidR="000605A4" w:rsidRPr="000605A4" w:rsidRDefault="000605A4">
      <w:pPr>
        <w:ind w:left="1080"/>
        <w:rPr>
          <w:rFonts w:ascii="Arial" w:hAnsi="Arial" w:cs="Arial"/>
          <w:rPrChange w:id="19" w:author="Monica L La Combe" w:date="2023-01-26T14:18:00Z">
            <w:rPr/>
          </w:rPrChange>
        </w:rPr>
        <w:pPrChange w:id="20" w:author="Monica L La Combe" w:date="2023-01-26T14:18:00Z">
          <w:pPr>
            <w:pStyle w:val="ListParagraph"/>
            <w:numPr>
              <w:ilvl w:val="1"/>
              <w:numId w:val="2"/>
            </w:numPr>
            <w:ind w:left="1440" w:hanging="360"/>
          </w:pPr>
        </w:pPrChange>
      </w:pPr>
    </w:p>
    <w:p w14:paraId="5ABF09ED" w14:textId="200E9DA1" w:rsidR="008144A9" w:rsidRPr="00FE6140" w:rsidRDefault="00FE6140" w:rsidP="00FE6140">
      <w:pPr>
        <w:pStyle w:val="ListParagraph"/>
        <w:numPr>
          <w:ilvl w:val="1"/>
          <w:numId w:val="2"/>
        </w:numPr>
        <w:rPr>
          <w:rFonts w:ascii="Arial" w:hAnsi="Arial" w:cs="Arial"/>
        </w:rPr>
      </w:pPr>
      <w:r w:rsidRPr="00FE6140">
        <w:rPr>
          <w:rFonts w:ascii="Arial" w:hAnsi="Arial" w:cs="Arial"/>
        </w:rPr>
        <w:t xml:space="preserve">Select the appropriate member from the </w:t>
      </w:r>
      <w:r w:rsidRPr="006553D6">
        <w:rPr>
          <w:rFonts w:ascii="Arial" w:hAnsi="Arial" w:cs="Arial"/>
          <w:b/>
          <w:bCs/>
        </w:rPr>
        <w:t>Patient Select</w:t>
      </w:r>
      <w:r w:rsidRPr="00FE6140">
        <w:rPr>
          <w:rFonts w:ascii="Arial" w:hAnsi="Arial" w:cs="Arial"/>
        </w:rPr>
        <w:t xml:space="preserve"> pop-up screen.</w:t>
      </w:r>
    </w:p>
    <w:p w14:paraId="39CDE965" w14:textId="44DBA547" w:rsidR="006103FB" w:rsidRDefault="006103FB" w:rsidP="00EE5D4F">
      <w:pPr>
        <w:pStyle w:val="ListParagraph"/>
        <w:ind w:left="360"/>
        <w:rPr>
          <w:rFonts w:ascii="Arial" w:hAnsi="Arial" w:cs="Arial"/>
        </w:rPr>
      </w:pPr>
    </w:p>
    <w:p w14:paraId="0EA62659" w14:textId="4EAE757E" w:rsidR="00570EFB" w:rsidRPr="00A37D09" w:rsidRDefault="00570EFB" w:rsidP="00570EFB">
      <w:pPr>
        <w:pStyle w:val="Heading2"/>
        <w:numPr>
          <w:ilvl w:val="0"/>
          <w:numId w:val="3"/>
        </w:numPr>
        <w:rPr>
          <w:rFonts w:ascii="Arial Narrow" w:hAnsi="Arial Narrow"/>
          <w:b w:val="0"/>
          <w:bCs/>
          <w:szCs w:val="28"/>
        </w:rPr>
      </w:pPr>
      <w:r>
        <w:rPr>
          <w:rFonts w:cs="Arial"/>
        </w:rPr>
        <w:t xml:space="preserve">Adding a </w:t>
      </w:r>
      <w:r w:rsidR="006103FB">
        <w:rPr>
          <w:rFonts w:cs="Arial"/>
        </w:rPr>
        <w:t>Person Level</w:t>
      </w:r>
      <w:r>
        <w:rPr>
          <w:rFonts w:cs="Arial"/>
        </w:rPr>
        <w:t xml:space="preserve"> Note in </w:t>
      </w:r>
      <w:proofErr w:type="spellStart"/>
      <w:r>
        <w:rPr>
          <w:rFonts w:cs="Arial"/>
        </w:rPr>
        <w:t>TapMem</w:t>
      </w:r>
      <w:proofErr w:type="spellEnd"/>
    </w:p>
    <w:p w14:paraId="7D9370CA" w14:textId="77777777" w:rsidR="003E5814" w:rsidRDefault="003E5814" w:rsidP="003E5814">
      <w:pPr>
        <w:pStyle w:val="ListParagraph"/>
        <w:ind w:left="360"/>
        <w:rPr>
          <w:rFonts w:ascii="Arial" w:hAnsi="Arial" w:cs="Arial"/>
        </w:rPr>
      </w:pPr>
    </w:p>
    <w:p w14:paraId="62CE2975" w14:textId="56634089" w:rsidR="00BE699E" w:rsidRDefault="00BE699E" w:rsidP="00BE699E">
      <w:pPr>
        <w:pStyle w:val="ListParagraph"/>
        <w:ind w:left="360"/>
        <w:rPr>
          <w:rFonts w:ascii="Arial" w:hAnsi="Arial" w:cs="Arial"/>
        </w:rPr>
      </w:pPr>
      <w:r w:rsidRPr="00BE699E">
        <w:rPr>
          <w:rFonts w:ascii="Arial" w:hAnsi="Arial" w:cs="Arial"/>
        </w:rPr>
        <w:t xml:space="preserve">Patient/Person level notes are </w:t>
      </w:r>
      <w:r w:rsidR="004F2E9B">
        <w:rPr>
          <w:rFonts w:ascii="Arial" w:hAnsi="Arial" w:cs="Arial"/>
        </w:rPr>
        <w:t xml:space="preserve">needed </w:t>
      </w:r>
      <w:r w:rsidRPr="00BE699E">
        <w:rPr>
          <w:rFonts w:ascii="Arial" w:hAnsi="Arial" w:cs="Arial"/>
        </w:rPr>
        <w:t>for update</w:t>
      </w:r>
      <w:r w:rsidR="002A4456">
        <w:rPr>
          <w:rFonts w:ascii="Arial" w:hAnsi="Arial" w:cs="Arial"/>
        </w:rPr>
        <w:t>s</w:t>
      </w:r>
      <w:r w:rsidRPr="00BE699E">
        <w:rPr>
          <w:rFonts w:ascii="Arial" w:hAnsi="Arial" w:cs="Arial"/>
        </w:rPr>
        <w:t xml:space="preserve"> made at the Patient Level</w:t>
      </w:r>
      <w:r w:rsidR="00344E54">
        <w:rPr>
          <w:rFonts w:ascii="Arial" w:hAnsi="Arial" w:cs="Arial"/>
        </w:rPr>
        <w:t xml:space="preserve">, </w:t>
      </w:r>
      <w:r w:rsidRPr="00BE699E">
        <w:rPr>
          <w:rFonts w:ascii="Arial" w:hAnsi="Arial" w:cs="Arial"/>
        </w:rPr>
        <w:t>usually demographic update</w:t>
      </w:r>
      <w:r w:rsidR="00344E54">
        <w:rPr>
          <w:rFonts w:ascii="Arial" w:hAnsi="Arial" w:cs="Arial"/>
        </w:rPr>
        <w:t>s</w:t>
      </w:r>
      <w:r w:rsidRPr="00BE699E">
        <w:rPr>
          <w:rFonts w:ascii="Arial" w:hAnsi="Arial" w:cs="Arial"/>
        </w:rPr>
        <w:t xml:space="preserve"> </w:t>
      </w:r>
      <w:r>
        <w:rPr>
          <w:rFonts w:ascii="Arial" w:hAnsi="Arial" w:cs="Arial"/>
        </w:rPr>
        <w:t>such as N</w:t>
      </w:r>
      <w:r w:rsidRPr="00BE699E">
        <w:rPr>
          <w:rFonts w:ascii="Arial" w:hAnsi="Arial" w:cs="Arial"/>
        </w:rPr>
        <w:t>ame, DO</w:t>
      </w:r>
      <w:r>
        <w:rPr>
          <w:rFonts w:ascii="Arial" w:hAnsi="Arial" w:cs="Arial"/>
        </w:rPr>
        <w:t xml:space="preserve">B etc. </w:t>
      </w:r>
    </w:p>
    <w:p w14:paraId="3E069C9C" w14:textId="77777777" w:rsidR="00BE699E" w:rsidRDefault="00BE699E" w:rsidP="00EE5D4F">
      <w:pPr>
        <w:pStyle w:val="ListParagraph"/>
        <w:ind w:left="360"/>
        <w:rPr>
          <w:rFonts w:ascii="Arial" w:hAnsi="Arial" w:cs="Arial"/>
        </w:rPr>
      </w:pPr>
    </w:p>
    <w:p w14:paraId="049B870A" w14:textId="3055B359" w:rsidR="00A61747" w:rsidRDefault="00A61747" w:rsidP="00A61747">
      <w:pPr>
        <w:pStyle w:val="ListParagraph"/>
        <w:numPr>
          <w:ilvl w:val="0"/>
          <w:numId w:val="7"/>
        </w:numPr>
        <w:rPr>
          <w:rFonts w:ascii="Arial" w:hAnsi="Arial" w:cs="Arial"/>
        </w:rPr>
      </w:pPr>
      <w:r>
        <w:rPr>
          <w:rFonts w:ascii="Arial" w:hAnsi="Arial" w:cs="Arial"/>
        </w:rPr>
        <w:t>Once the member is found, on the</w:t>
      </w:r>
      <w:r w:rsidRPr="00EE120D">
        <w:rPr>
          <w:rFonts w:ascii="Arial" w:hAnsi="Arial" w:cs="Arial"/>
        </w:rPr>
        <w:t xml:space="preserve"> Member Snapshot</w:t>
      </w:r>
      <w:r>
        <w:rPr>
          <w:rFonts w:ascii="Arial" w:hAnsi="Arial" w:cs="Arial"/>
        </w:rPr>
        <w:t xml:space="preserve"> page</w:t>
      </w:r>
      <w:r w:rsidRPr="00EE120D">
        <w:rPr>
          <w:rFonts w:ascii="Arial" w:hAnsi="Arial" w:cs="Arial"/>
        </w:rPr>
        <w:t xml:space="preserve"> </w:t>
      </w:r>
      <w:r>
        <w:rPr>
          <w:rFonts w:ascii="Arial" w:hAnsi="Arial" w:cs="Arial"/>
        </w:rPr>
        <w:t xml:space="preserve">navigate to the </w:t>
      </w:r>
      <w:r w:rsidRPr="00AF7ED1">
        <w:rPr>
          <w:rFonts w:ascii="Arial" w:hAnsi="Arial" w:cs="Arial"/>
          <w:b/>
          <w:bCs/>
        </w:rPr>
        <w:t>Notes</w:t>
      </w:r>
      <w:r>
        <w:rPr>
          <w:rFonts w:ascii="Arial" w:hAnsi="Arial" w:cs="Arial"/>
        </w:rPr>
        <w:t xml:space="preserve"> tab.</w:t>
      </w:r>
    </w:p>
    <w:p w14:paraId="6EBDDB86" w14:textId="77777777" w:rsidR="00A61747" w:rsidRDefault="00A61747" w:rsidP="00A61747">
      <w:pPr>
        <w:pStyle w:val="ListParagraph"/>
        <w:ind w:left="360"/>
        <w:rPr>
          <w:rFonts w:ascii="Arial" w:hAnsi="Arial" w:cs="Arial"/>
        </w:rPr>
      </w:pPr>
    </w:p>
    <w:p w14:paraId="27870756" w14:textId="4AF1387E" w:rsidR="00A61747" w:rsidRDefault="00B04406">
      <w:pPr>
        <w:pStyle w:val="ListParagraph"/>
        <w:ind w:left="0"/>
        <w:rPr>
          <w:rFonts w:ascii="Arial" w:hAnsi="Arial" w:cs="Arial"/>
        </w:rPr>
        <w:pPrChange w:id="21" w:author="Monica L La Combe" w:date="2023-01-26T14:18:00Z">
          <w:pPr>
            <w:pStyle w:val="ListParagraph"/>
            <w:ind w:left="360"/>
          </w:pPr>
        </w:pPrChange>
      </w:pPr>
      <w:r>
        <w:rPr>
          <w:noProof/>
        </w:rPr>
        <w:drawing>
          <wp:inline distT="0" distB="0" distL="0" distR="0" wp14:anchorId="2311266C" wp14:editId="5E148079">
            <wp:extent cx="2800268" cy="2686083"/>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800268" cy="2686083"/>
                    </a:xfrm>
                    <a:prstGeom prst="rect">
                      <a:avLst/>
                    </a:prstGeom>
                  </pic:spPr>
                </pic:pic>
              </a:graphicData>
            </a:graphic>
          </wp:inline>
        </w:drawing>
      </w:r>
    </w:p>
    <w:p w14:paraId="23E35B60" w14:textId="0953CBCB" w:rsidR="00EE0C98" w:rsidRPr="00EE5D4F" w:rsidRDefault="00AF7ED1" w:rsidP="006103FB">
      <w:pPr>
        <w:pStyle w:val="ListParagraph"/>
        <w:numPr>
          <w:ilvl w:val="0"/>
          <w:numId w:val="7"/>
        </w:numPr>
        <w:rPr>
          <w:rFonts w:ascii="Arial" w:hAnsi="Arial" w:cs="Arial"/>
        </w:rPr>
      </w:pPr>
      <w:r w:rsidRPr="00AF7ED1">
        <w:rPr>
          <w:rFonts w:ascii="Arial" w:hAnsi="Arial" w:cs="Arial"/>
        </w:rPr>
        <w:t xml:space="preserve">Select </w:t>
      </w:r>
      <w:r w:rsidRPr="00AF7ED1">
        <w:rPr>
          <w:rFonts w:ascii="Arial" w:hAnsi="Arial" w:cs="Arial"/>
          <w:b/>
          <w:bCs/>
        </w:rPr>
        <w:t>New Note</w:t>
      </w:r>
    </w:p>
    <w:p w14:paraId="5E70E78B" w14:textId="0689CBEC" w:rsidR="00014E9E" w:rsidRPr="005513B7" w:rsidRDefault="00BC47F1" w:rsidP="00014E9E">
      <w:pPr>
        <w:pStyle w:val="ListParagraph"/>
        <w:numPr>
          <w:ilvl w:val="0"/>
          <w:numId w:val="7"/>
        </w:numPr>
        <w:rPr>
          <w:rFonts w:ascii="Arial" w:hAnsi="Arial" w:cs="Arial"/>
        </w:rPr>
      </w:pPr>
      <w:r w:rsidRPr="00EE5D4F">
        <w:rPr>
          <w:rFonts w:ascii="Arial" w:hAnsi="Arial" w:cs="Arial"/>
        </w:rPr>
        <w:t>Select</w:t>
      </w:r>
      <w:r w:rsidR="005513B7" w:rsidRPr="00EE5D4F">
        <w:rPr>
          <w:rFonts w:ascii="Arial" w:hAnsi="Arial" w:cs="Arial"/>
        </w:rPr>
        <w:t xml:space="preserve"> appropriate</w:t>
      </w:r>
      <w:r w:rsidRPr="00EE5D4F">
        <w:rPr>
          <w:rFonts w:ascii="Arial" w:hAnsi="Arial" w:cs="Arial"/>
        </w:rPr>
        <w:t xml:space="preserve"> Note Type</w:t>
      </w:r>
      <w:r w:rsidR="00014E9E" w:rsidRPr="005513B7">
        <w:rPr>
          <w:rFonts w:ascii="Arial" w:hAnsi="Arial" w:cs="Arial"/>
        </w:rPr>
        <w:t xml:space="preserve"> </w:t>
      </w:r>
      <w:r w:rsidR="00664DFC" w:rsidRPr="00664DFC">
        <w:rPr>
          <w:rFonts w:ascii="Arial" w:hAnsi="Arial" w:cs="Arial"/>
        </w:rPr>
        <w:t xml:space="preserve">for the type of update processed </w:t>
      </w:r>
      <w:r w:rsidR="00014E9E" w:rsidRPr="005513B7">
        <w:rPr>
          <w:rFonts w:ascii="Arial" w:hAnsi="Arial" w:cs="Arial"/>
        </w:rPr>
        <w:t>(</w:t>
      </w:r>
      <w:r w:rsidR="005805E0">
        <w:rPr>
          <w:rFonts w:ascii="Arial" w:hAnsi="Arial" w:cs="Arial"/>
        </w:rPr>
        <w:t xml:space="preserve">manual </w:t>
      </w:r>
      <w:r w:rsidR="00344E54">
        <w:rPr>
          <w:rFonts w:ascii="Arial" w:hAnsi="Arial" w:cs="Arial"/>
        </w:rPr>
        <w:t>up</w:t>
      </w:r>
      <w:r w:rsidR="005805E0">
        <w:rPr>
          <w:rFonts w:ascii="Arial" w:hAnsi="Arial" w:cs="Arial"/>
        </w:rPr>
        <w:t xml:space="preserve">date, </w:t>
      </w:r>
      <w:r w:rsidR="00014E9E" w:rsidRPr="005513B7">
        <w:rPr>
          <w:rFonts w:ascii="Arial" w:hAnsi="Arial" w:cs="Arial"/>
        </w:rPr>
        <w:t>refund, adjustment, or bankruptcy).</w:t>
      </w:r>
    </w:p>
    <w:p w14:paraId="51848CDE" w14:textId="6C4D6459" w:rsidR="00BC47F1" w:rsidRPr="00EE5D4F" w:rsidRDefault="005513B7" w:rsidP="00BC47F1">
      <w:pPr>
        <w:pStyle w:val="ListParagraph"/>
        <w:numPr>
          <w:ilvl w:val="0"/>
          <w:numId w:val="7"/>
        </w:numPr>
        <w:rPr>
          <w:rFonts w:ascii="Arial" w:hAnsi="Arial" w:cs="Arial"/>
        </w:rPr>
      </w:pPr>
      <w:r w:rsidRPr="00EE5D4F">
        <w:rPr>
          <w:rFonts w:ascii="Arial" w:hAnsi="Arial" w:cs="Arial"/>
        </w:rPr>
        <w:t>Select</w:t>
      </w:r>
      <w:r w:rsidR="00BC47F1" w:rsidRPr="00EE5D4F">
        <w:rPr>
          <w:rFonts w:ascii="Arial" w:hAnsi="Arial" w:cs="Arial"/>
        </w:rPr>
        <w:t xml:space="preserve"> </w:t>
      </w:r>
      <w:proofErr w:type="spellStart"/>
      <w:r w:rsidR="00BC47F1" w:rsidRPr="00EE5D4F">
        <w:rPr>
          <w:rFonts w:ascii="Arial" w:hAnsi="Arial" w:cs="Arial"/>
        </w:rPr>
        <w:t>Smartphrase</w:t>
      </w:r>
      <w:proofErr w:type="spellEnd"/>
      <w:r w:rsidR="00BC47F1" w:rsidRPr="00EE5D4F">
        <w:rPr>
          <w:rFonts w:ascii="Arial" w:hAnsi="Arial" w:cs="Arial"/>
        </w:rPr>
        <w:t xml:space="preserve"> as appropriate for the update made to the person</w:t>
      </w:r>
      <w:r w:rsidR="007D487C" w:rsidRPr="00EE5D4F">
        <w:rPr>
          <w:rFonts w:ascii="Arial" w:hAnsi="Arial" w:cs="Arial"/>
        </w:rPr>
        <w:t xml:space="preserve">. </w:t>
      </w:r>
      <w:proofErr w:type="spellStart"/>
      <w:r w:rsidR="007D487C" w:rsidRPr="00EE5D4F">
        <w:rPr>
          <w:rFonts w:ascii="Arial" w:hAnsi="Arial" w:cs="Arial"/>
        </w:rPr>
        <w:t>Smartphrases</w:t>
      </w:r>
      <w:proofErr w:type="spellEnd"/>
      <w:r w:rsidR="007D487C" w:rsidRPr="00EE5D4F">
        <w:rPr>
          <w:rFonts w:ascii="Arial" w:hAnsi="Arial" w:cs="Arial"/>
        </w:rPr>
        <w:t xml:space="preserve"> starts with a period.</w:t>
      </w:r>
      <w:ins w:id="22" w:author="Linda K Russell" w:date="2023-02-27T11:54:00Z">
        <w:r w:rsidR="003877BC">
          <w:rPr>
            <w:rFonts w:ascii="Arial" w:hAnsi="Arial" w:cs="Arial"/>
          </w:rPr>
          <w:t xml:space="preserve"> R</w:t>
        </w:r>
      </w:ins>
      <w:del w:id="23" w:author="Linda K Russell" w:date="2023-02-27T11:54:00Z">
        <w:r w:rsidR="00537D91" w:rsidDel="003877BC">
          <w:rPr>
            <w:rFonts w:ascii="Arial" w:hAnsi="Arial" w:cs="Arial"/>
          </w:rPr>
          <w:delText xml:space="preserve"> </w:delText>
        </w:r>
      </w:del>
      <w:ins w:id="24" w:author="Linda K Russell" w:date="2023-02-27T11:51:00Z">
        <w:r w:rsidR="00383C05">
          <w:rPr>
            <w:rFonts w:ascii="Arial" w:hAnsi="Arial" w:cs="Arial"/>
          </w:rPr>
          <w:t xml:space="preserve">efer to the </w:t>
        </w:r>
        <w:commentRangeStart w:id="25"/>
        <w:r w:rsidR="00383C05" w:rsidRPr="00383C05">
          <w:rPr>
            <w:rFonts w:ascii="Arial" w:hAnsi="Arial" w:cs="Arial"/>
            <w:b/>
            <w:bCs/>
            <w:color w:val="4472C4" w:themeColor="accent1"/>
            <w:rPrChange w:id="26" w:author="Linda K Russell" w:date="2023-02-27T11:52:00Z">
              <w:rPr>
                <w:rFonts w:ascii="Arial" w:hAnsi="Arial" w:cs="Arial"/>
              </w:rPr>
            </w:rPrChange>
          </w:rPr>
          <w:t>Smart Phrase and Note Text References</w:t>
        </w:r>
        <w:r w:rsidR="00383C05" w:rsidRPr="00383C05">
          <w:rPr>
            <w:rFonts w:ascii="Arial" w:hAnsi="Arial" w:cs="Arial"/>
            <w:color w:val="4472C4" w:themeColor="accent1"/>
            <w:rPrChange w:id="27" w:author="Linda K Russell" w:date="2023-02-27T11:52:00Z">
              <w:rPr>
                <w:rFonts w:ascii="Arial" w:hAnsi="Arial" w:cs="Arial"/>
              </w:rPr>
            </w:rPrChange>
          </w:rPr>
          <w:t xml:space="preserve"> </w:t>
        </w:r>
      </w:ins>
      <w:commentRangeEnd w:id="25"/>
      <w:ins w:id="28" w:author="Linda K Russell" w:date="2023-02-27T11:52:00Z">
        <w:r w:rsidR="00383C05">
          <w:rPr>
            <w:rStyle w:val="CommentReference"/>
          </w:rPr>
          <w:commentReference w:id="25"/>
        </w:r>
      </w:ins>
      <w:ins w:id="29" w:author="Linda K Russell" w:date="2023-02-27T11:51:00Z">
        <w:r w:rsidR="00383C05">
          <w:rPr>
            <w:rFonts w:ascii="Arial" w:hAnsi="Arial" w:cs="Arial"/>
          </w:rPr>
          <w:t>DLP</w:t>
        </w:r>
      </w:ins>
      <w:ins w:id="30" w:author="Linda K Russell" w:date="2023-02-27T14:34:00Z">
        <w:r w:rsidR="006C3E7C">
          <w:rPr>
            <w:rFonts w:ascii="Arial" w:hAnsi="Arial" w:cs="Arial"/>
          </w:rPr>
          <w:t>.</w:t>
        </w:r>
      </w:ins>
    </w:p>
    <w:p w14:paraId="1FA2A3A7" w14:textId="2716D32D" w:rsidR="000C2365" w:rsidRDefault="000C2365" w:rsidP="009536B4">
      <w:pPr>
        <w:pStyle w:val="ListParagraph"/>
        <w:ind w:left="360"/>
        <w:rPr>
          <w:rFonts w:ascii="Arial" w:hAnsi="Arial" w:cs="Arial"/>
        </w:rPr>
      </w:pPr>
    </w:p>
    <w:p w14:paraId="2F027693" w14:textId="626DA59A" w:rsidR="008B7256" w:rsidRDefault="008B7256">
      <w:pPr>
        <w:pStyle w:val="ListParagraph"/>
        <w:ind w:left="0"/>
        <w:rPr>
          <w:rFonts w:ascii="Arial" w:hAnsi="Arial" w:cs="Arial"/>
        </w:rPr>
        <w:pPrChange w:id="31" w:author="Monica L La Combe" w:date="2023-01-26T14:18:00Z">
          <w:pPr>
            <w:pStyle w:val="ListParagraph"/>
            <w:ind w:left="360"/>
          </w:pPr>
        </w:pPrChange>
      </w:pPr>
      <w:r>
        <w:rPr>
          <w:noProof/>
        </w:rPr>
        <w:lastRenderedPageBreak/>
        <w:drawing>
          <wp:inline distT="0" distB="0" distL="0" distR="0" wp14:anchorId="2376DD4A" wp14:editId="3B610AB7">
            <wp:extent cx="2926080" cy="1901475"/>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2926080" cy="1901475"/>
                    </a:xfrm>
                    <a:prstGeom prst="rect">
                      <a:avLst/>
                    </a:prstGeom>
                  </pic:spPr>
                </pic:pic>
              </a:graphicData>
            </a:graphic>
          </wp:inline>
        </w:drawing>
      </w:r>
    </w:p>
    <w:p w14:paraId="68821BB4" w14:textId="77777777" w:rsidR="008B7256" w:rsidRPr="00EE5D4F" w:rsidRDefault="008B7256" w:rsidP="00EE5D4F">
      <w:pPr>
        <w:pStyle w:val="ListParagraph"/>
        <w:ind w:left="360"/>
        <w:rPr>
          <w:rFonts w:ascii="Arial" w:hAnsi="Arial" w:cs="Arial"/>
        </w:rPr>
      </w:pPr>
    </w:p>
    <w:tbl>
      <w:tblPr>
        <w:tblW w:w="12015" w:type="dxa"/>
        <w:tblCellSpacing w:w="0" w:type="dxa"/>
        <w:shd w:val="clear" w:color="auto" w:fill="EAE57C"/>
        <w:tblCellMar>
          <w:top w:w="15" w:type="dxa"/>
          <w:left w:w="15" w:type="dxa"/>
          <w:bottom w:w="15" w:type="dxa"/>
          <w:right w:w="15" w:type="dxa"/>
        </w:tblCellMar>
        <w:tblLook w:val="04A0" w:firstRow="1" w:lastRow="0" w:firstColumn="1" w:lastColumn="0" w:noHBand="0" w:noVBand="1"/>
      </w:tblPr>
      <w:tblGrid>
        <w:gridCol w:w="125"/>
        <w:gridCol w:w="11890"/>
      </w:tblGrid>
      <w:tr w:rsidR="00EE0C98" w:rsidRPr="00F33BCB" w14:paraId="6A08B9C6" w14:textId="77777777" w:rsidTr="000718E6">
        <w:trPr>
          <w:trHeight w:val="1155"/>
          <w:tblCellSpacing w:w="0" w:type="dxa"/>
        </w:trPr>
        <w:tc>
          <w:tcPr>
            <w:tcW w:w="0" w:type="auto"/>
            <w:gridSpan w:val="2"/>
            <w:tcBorders>
              <w:top w:val="nil"/>
              <w:left w:val="nil"/>
              <w:bottom w:val="nil"/>
              <w:right w:val="nil"/>
            </w:tcBorders>
            <w:shd w:val="clear" w:color="auto" w:fill="F9ED56"/>
            <w:vAlign w:val="center"/>
            <w:hideMark/>
          </w:tcPr>
          <w:p w14:paraId="687EF84E" w14:textId="77777777" w:rsidR="00EE0C98" w:rsidRPr="00F33BCB" w:rsidRDefault="00EE0C98" w:rsidP="000718E6">
            <w:pPr>
              <w:shd w:val="clear" w:color="auto" w:fill="F9ED56"/>
              <w:spacing w:after="0" w:line="240" w:lineRule="auto"/>
              <w:jc w:val="center"/>
              <w:textAlignment w:val="top"/>
              <w:rPr>
                <w:rFonts w:ascii="Comic Sans MS" w:eastAsia="Times New Roman" w:hAnsi="Comic Sans MS" w:cs="Times New Roman"/>
                <w:b/>
                <w:bCs/>
                <w:color w:val="000000"/>
                <w:sz w:val="12"/>
                <w:szCs w:val="12"/>
              </w:rPr>
            </w:pPr>
            <w:r w:rsidRPr="00F33BCB">
              <w:rPr>
                <w:rFonts w:ascii="Comic Sans MS" w:eastAsia="Times New Roman" w:hAnsi="Comic Sans MS" w:cs="Times New Roman"/>
                <w:b/>
                <w:bCs/>
                <w:color w:val="000000"/>
                <w:sz w:val="32"/>
                <w:szCs w:val="32"/>
                <w:u w:val="single"/>
              </w:rPr>
              <w:t>Note</w:t>
            </w:r>
            <w:r w:rsidRPr="00F33BCB">
              <w:rPr>
                <w:rFonts w:ascii="Comic Sans MS" w:eastAsia="Times New Roman" w:hAnsi="Comic Sans MS" w:cs="Times New Roman"/>
                <w:b/>
                <w:bCs/>
                <w:color w:val="000000"/>
                <w:sz w:val="12"/>
                <w:szCs w:val="12"/>
              </w:rPr>
              <w:t> </w:t>
            </w:r>
          </w:p>
        </w:tc>
      </w:tr>
      <w:tr w:rsidR="00EE0C98" w:rsidRPr="00F33BCB" w14:paraId="7D093E59" w14:textId="77777777" w:rsidTr="000718E6">
        <w:trPr>
          <w:trHeight w:val="1155"/>
          <w:tblCellSpacing w:w="0" w:type="dxa"/>
        </w:trPr>
        <w:tc>
          <w:tcPr>
            <w:tcW w:w="0" w:type="auto"/>
            <w:shd w:val="clear" w:color="auto" w:fill="F9ED56"/>
            <w:vAlign w:val="center"/>
            <w:hideMark/>
          </w:tcPr>
          <w:p w14:paraId="6BCBE148" w14:textId="77777777" w:rsidR="00EE0C98" w:rsidRPr="00F33BCB" w:rsidRDefault="00EE0C98" w:rsidP="000718E6">
            <w:pPr>
              <w:spacing w:after="0" w:line="240" w:lineRule="auto"/>
              <w:rPr>
                <w:rFonts w:ascii="Verdana" w:eastAsia="Times New Roman" w:hAnsi="Verdana" w:cs="Times New Roman"/>
                <w:color w:val="000000"/>
                <w:sz w:val="27"/>
                <w:szCs w:val="27"/>
              </w:rPr>
            </w:pPr>
            <w:r w:rsidRPr="00F33BCB">
              <w:rPr>
                <w:rFonts w:ascii="Verdana" w:eastAsia="Times New Roman" w:hAnsi="Verdana" w:cs="Times New Roman"/>
                <w:color w:val="000000"/>
                <w:sz w:val="27"/>
                <w:szCs w:val="27"/>
              </w:rPr>
              <w:t> </w:t>
            </w:r>
          </w:p>
        </w:tc>
        <w:tc>
          <w:tcPr>
            <w:tcW w:w="0" w:type="auto"/>
            <w:shd w:val="clear" w:color="auto" w:fill="F9ED56"/>
            <w:vAlign w:val="center"/>
            <w:hideMark/>
          </w:tcPr>
          <w:p w14:paraId="078E66C5" w14:textId="4A14DC9F" w:rsidR="00EE0C98" w:rsidRPr="00F33BCB" w:rsidRDefault="00B50F1D" w:rsidP="000718E6">
            <w:pPr>
              <w:spacing w:after="240" w:line="240" w:lineRule="auto"/>
              <w:rPr>
                <w:rFonts w:ascii="Verdana" w:eastAsia="Times New Roman" w:hAnsi="Verdana" w:cs="Times New Roman"/>
                <w:color w:val="000000"/>
                <w:sz w:val="24"/>
                <w:szCs w:val="24"/>
              </w:rPr>
            </w:pPr>
            <w:r>
              <w:rPr>
                <w:rFonts w:ascii="Verdana" w:eastAsia="Times New Roman" w:hAnsi="Verdana" w:cs="Times New Roman"/>
                <w:color w:val="000000"/>
                <w:sz w:val="24"/>
                <w:szCs w:val="24"/>
              </w:rPr>
              <w:t>If you are adding f</w:t>
            </w:r>
            <w:r w:rsidR="0008021B">
              <w:rPr>
                <w:rFonts w:ascii="Verdana" w:eastAsia="Times New Roman" w:hAnsi="Verdana" w:cs="Times New Roman"/>
                <w:color w:val="000000"/>
                <w:sz w:val="24"/>
                <w:szCs w:val="24"/>
              </w:rPr>
              <w:t>ree form t</w:t>
            </w:r>
            <w:r w:rsidR="00EE0C98" w:rsidRPr="001E1002">
              <w:rPr>
                <w:rFonts w:ascii="Verdana" w:eastAsia="Times New Roman" w:hAnsi="Verdana" w:cs="Times New Roman"/>
                <w:color w:val="000000"/>
                <w:sz w:val="24"/>
                <w:szCs w:val="24"/>
              </w:rPr>
              <w:t>ext</w:t>
            </w:r>
            <w:r>
              <w:rPr>
                <w:rFonts w:ascii="Verdana" w:eastAsia="Times New Roman" w:hAnsi="Verdana" w:cs="Times New Roman"/>
                <w:color w:val="000000"/>
                <w:sz w:val="24"/>
                <w:szCs w:val="24"/>
              </w:rPr>
              <w:t>,</w:t>
            </w:r>
            <w:r w:rsidR="00EE0C98" w:rsidRPr="001E1002">
              <w:rPr>
                <w:rFonts w:ascii="Verdana" w:eastAsia="Times New Roman" w:hAnsi="Verdana" w:cs="Times New Roman"/>
                <w:color w:val="000000"/>
                <w:sz w:val="24"/>
                <w:szCs w:val="24"/>
              </w:rPr>
              <w:t xml:space="preserve"> type directly in the note</w:t>
            </w:r>
            <w:r w:rsidR="00EE0C98">
              <w:rPr>
                <w:rFonts w:ascii="Verdana" w:eastAsia="Times New Roman" w:hAnsi="Verdana" w:cs="Times New Roman"/>
                <w:color w:val="000000"/>
                <w:sz w:val="24"/>
                <w:szCs w:val="24"/>
              </w:rPr>
              <w:t>. C</w:t>
            </w:r>
            <w:r w:rsidR="00EE0C98" w:rsidRPr="001E1002">
              <w:rPr>
                <w:rFonts w:ascii="Verdana" w:eastAsia="Times New Roman" w:hAnsi="Verdana" w:cs="Times New Roman"/>
                <w:color w:val="000000"/>
                <w:sz w:val="24"/>
                <w:szCs w:val="24"/>
              </w:rPr>
              <w:t xml:space="preserve">opying and pasting the text of the note from a Word Document will cause errors. </w:t>
            </w:r>
          </w:p>
        </w:tc>
      </w:tr>
    </w:tbl>
    <w:p w14:paraId="21187412" w14:textId="77777777" w:rsidR="00EE0C98" w:rsidRPr="00EE5D4F" w:rsidRDefault="00EE0C98" w:rsidP="00EE5D4F">
      <w:pPr>
        <w:rPr>
          <w:rFonts w:ascii="Arial" w:hAnsi="Arial" w:cs="Arial"/>
        </w:rPr>
      </w:pPr>
    </w:p>
    <w:p w14:paraId="35687AF5" w14:textId="4A4C6BCB" w:rsidR="005103D6" w:rsidRPr="00EE0C98" w:rsidRDefault="00EE0C98" w:rsidP="00EE5D4F">
      <w:pPr>
        <w:pStyle w:val="ListParagraph"/>
        <w:numPr>
          <w:ilvl w:val="0"/>
          <w:numId w:val="7"/>
        </w:numPr>
        <w:rPr>
          <w:rFonts w:ascii="Arial" w:hAnsi="Arial" w:cs="Arial"/>
        </w:rPr>
      </w:pPr>
      <w:r w:rsidRPr="00AF7ED1">
        <w:rPr>
          <w:rFonts w:ascii="Arial" w:hAnsi="Arial" w:cs="Arial"/>
        </w:rPr>
        <w:t>Populate the rest of the template and note body</w:t>
      </w:r>
    </w:p>
    <w:p w14:paraId="7A1076AF" w14:textId="3EFA62CA" w:rsidR="00A6021C" w:rsidRDefault="00AF7ED1">
      <w:pPr>
        <w:pStyle w:val="ListParagraph"/>
        <w:numPr>
          <w:ilvl w:val="0"/>
          <w:numId w:val="7"/>
        </w:numPr>
        <w:rPr>
          <w:rFonts w:ascii="Arial" w:hAnsi="Arial" w:cs="Arial"/>
        </w:rPr>
      </w:pPr>
      <w:r>
        <w:rPr>
          <w:rFonts w:ascii="Arial" w:hAnsi="Arial" w:cs="Arial"/>
        </w:rPr>
        <w:t>Click “Accept Note”</w:t>
      </w:r>
    </w:p>
    <w:p w14:paraId="503001BC" w14:textId="4BE0EB33" w:rsidR="003A5904" w:rsidRDefault="00821D7C" w:rsidP="00EE5D4F">
      <w:pPr>
        <w:pStyle w:val="ListParagraph"/>
        <w:ind w:left="360"/>
        <w:rPr>
          <w:rFonts w:ascii="Arial" w:hAnsi="Arial" w:cs="Arial"/>
        </w:rPr>
      </w:pPr>
      <w:ins w:id="32" w:author="Linda K Russell" w:date="2023-02-27T11:58:00Z">
        <w:r>
          <w:rPr>
            <w:noProof/>
          </w:rPr>
          <w:drawing>
            <wp:inline distT="0" distB="0" distL="0" distR="0" wp14:anchorId="0EABE217" wp14:editId="730D48AC">
              <wp:extent cx="1501270" cy="640135"/>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01270" cy="640135"/>
                      </a:xfrm>
                      <a:prstGeom prst="rect">
                        <a:avLst/>
                      </a:prstGeom>
                    </pic:spPr>
                  </pic:pic>
                </a:graphicData>
              </a:graphic>
            </wp:inline>
          </w:drawing>
        </w:r>
      </w:ins>
    </w:p>
    <w:p w14:paraId="77E36B79" w14:textId="4D933E37" w:rsidR="006A0072" w:rsidRDefault="006A0072" w:rsidP="006A0072">
      <w:pPr>
        <w:pStyle w:val="Heading2"/>
        <w:numPr>
          <w:ilvl w:val="0"/>
          <w:numId w:val="3"/>
        </w:numPr>
        <w:rPr>
          <w:rFonts w:cs="Arial"/>
        </w:rPr>
      </w:pPr>
      <w:r>
        <w:rPr>
          <w:rFonts w:cs="Arial"/>
        </w:rPr>
        <w:t xml:space="preserve">Adding a Coverage Level Note in </w:t>
      </w:r>
      <w:proofErr w:type="spellStart"/>
      <w:r>
        <w:rPr>
          <w:rFonts w:cs="Arial"/>
        </w:rPr>
        <w:t>TapMem</w:t>
      </w:r>
      <w:proofErr w:type="spellEnd"/>
    </w:p>
    <w:p w14:paraId="1B891406" w14:textId="77777777" w:rsidR="00BE699E" w:rsidRPr="00EE5D4F" w:rsidRDefault="00BE699E" w:rsidP="00EE5D4F">
      <w:pPr>
        <w:rPr>
          <w:b/>
        </w:rPr>
      </w:pPr>
    </w:p>
    <w:p w14:paraId="430F4D3D" w14:textId="4D6177B1" w:rsidR="00C23C53" w:rsidRDefault="006E0F10" w:rsidP="00275EF8">
      <w:pPr>
        <w:rPr>
          <w:rFonts w:ascii="Arial" w:hAnsi="Arial" w:cs="Arial"/>
        </w:rPr>
      </w:pPr>
      <w:r w:rsidRPr="00EE5D4F">
        <w:rPr>
          <w:rFonts w:ascii="Arial" w:hAnsi="Arial" w:cs="Arial"/>
        </w:rPr>
        <w:t>Coverage level notes are needed for updates impacting the member’s coverage, such as create new coverage, terminate coverage, effective date changes</w:t>
      </w:r>
    </w:p>
    <w:p w14:paraId="11CECE2E" w14:textId="77777777" w:rsidR="00F2043F" w:rsidRPr="00EE5D4F" w:rsidRDefault="00F2043F" w:rsidP="00F2043F">
      <w:pPr>
        <w:pStyle w:val="ListParagraph"/>
        <w:numPr>
          <w:ilvl w:val="0"/>
          <w:numId w:val="9"/>
        </w:numPr>
        <w:rPr>
          <w:rFonts w:ascii="Arial" w:hAnsi="Arial" w:cs="Arial"/>
        </w:rPr>
      </w:pPr>
      <w:r w:rsidRPr="00EE5D4F">
        <w:rPr>
          <w:rFonts w:ascii="Arial" w:hAnsi="Arial" w:cs="Arial"/>
        </w:rPr>
        <w:t>From the coverage record that was updated click on the Notes tab</w:t>
      </w:r>
    </w:p>
    <w:p w14:paraId="40621E71" w14:textId="28284543" w:rsidR="00404846" w:rsidRDefault="00404846" w:rsidP="00C92C66">
      <w:pPr>
        <w:pStyle w:val="ListParagraph"/>
        <w:ind w:left="360"/>
        <w:rPr>
          <w:rFonts w:ascii="Arial" w:hAnsi="Arial" w:cs="Arial"/>
          <w:b/>
          <w:bCs/>
        </w:rPr>
      </w:pPr>
    </w:p>
    <w:p w14:paraId="7F55B5FB" w14:textId="16334D4F" w:rsidR="00C92C66" w:rsidRDefault="00C92C66" w:rsidP="00C92C66">
      <w:pPr>
        <w:pStyle w:val="ListParagraph"/>
        <w:ind w:left="360"/>
        <w:rPr>
          <w:rFonts w:ascii="Arial" w:hAnsi="Arial" w:cs="Arial"/>
          <w:b/>
          <w:bCs/>
        </w:rPr>
      </w:pPr>
      <w:r>
        <w:rPr>
          <w:noProof/>
        </w:rPr>
        <w:lastRenderedPageBreak/>
        <w:drawing>
          <wp:inline distT="0" distB="0" distL="0" distR="0" wp14:anchorId="49298220" wp14:editId="00F5B7C0">
            <wp:extent cx="3644574" cy="277431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3644574" cy="2774314"/>
                    </a:xfrm>
                    <a:prstGeom prst="rect">
                      <a:avLst/>
                    </a:prstGeom>
                  </pic:spPr>
                </pic:pic>
              </a:graphicData>
            </a:graphic>
          </wp:inline>
        </w:drawing>
      </w:r>
    </w:p>
    <w:p w14:paraId="7C6D3542" w14:textId="77777777" w:rsidR="007D509E" w:rsidRPr="00404846" w:rsidRDefault="007D509E" w:rsidP="00EE5D4F">
      <w:pPr>
        <w:pStyle w:val="ListParagraph"/>
        <w:ind w:left="360"/>
        <w:rPr>
          <w:rFonts w:ascii="Arial" w:hAnsi="Arial" w:cs="Arial"/>
          <w:b/>
          <w:bCs/>
        </w:rPr>
      </w:pPr>
    </w:p>
    <w:p w14:paraId="036F2503" w14:textId="4EE255AA" w:rsidR="00275EF8" w:rsidRPr="00EE5D4F" w:rsidRDefault="00161E30" w:rsidP="00161E30">
      <w:pPr>
        <w:pStyle w:val="ListParagraph"/>
        <w:numPr>
          <w:ilvl w:val="0"/>
          <w:numId w:val="9"/>
        </w:numPr>
        <w:rPr>
          <w:rFonts w:ascii="Arial" w:hAnsi="Arial" w:cs="Arial"/>
        </w:rPr>
      </w:pPr>
      <w:r w:rsidRPr="00EE5D4F">
        <w:rPr>
          <w:rFonts w:ascii="Arial" w:hAnsi="Arial" w:cs="Arial"/>
        </w:rPr>
        <w:t>Click New Note</w:t>
      </w:r>
    </w:p>
    <w:p w14:paraId="45FCA222" w14:textId="77777777" w:rsidR="00CD306C" w:rsidRDefault="00CD306C" w:rsidP="00CD306C">
      <w:pPr>
        <w:pStyle w:val="ListParagraph"/>
        <w:rPr>
          <w:rFonts w:ascii="Arial" w:hAnsi="Arial" w:cs="Arial"/>
          <w:b/>
          <w:bCs/>
        </w:rPr>
      </w:pPr>
    </w:p>
    <w:p w14:paraId="710133E2" w14:textId="29BC83B2" w:rsidR="00CD306C" w:rsidRDefault="00CD306C" w:rsidP="00CD306C">
      <w:pPr>
        <w:pStyle w:val="ListParagraph"/>
        <w:ind w:left="360"/>
        <w:rPr>
          <w:rFonts w:ascii="Arial" w:hAnsi="Arial" w:cs="Arial"/>
          <w:b/>
          <w:bCs/>
        </w:rPr>
      </w:pPr>
      <w:r>
        <w:rPr>
          <w:noProof/>
        </w:rPr>
        <w:drawing>
          <wp:inline distT="0" distB="0" distL="0" distR="0" wp14:anchorId="40150261" wp14:editId="54ED322E">
            <wp:extent cx="3611300" cy="27432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3611300" cy="2743200"/>
                    </a:xfrm>
                    <a:prstGeom prst="rect">
                      <a:avLst/>
                    </a:prstGeom>
                  </pic:spPr>
                </pic:pic>
              </a:graphicData>
            </a:graphic>
          </wp:inline>
        </w:drawing>
      </w:r>
    </w:p>
    <w:p w14:paraId="6AD65EDC" w14:textId="77777777" w:rsidR="00D3308B" w:rsidRDefault="00D3308B" w:rsidP="00CD306C">
      <w:pPr>
        <w:pStyle w:val="ListParagraph"/>
        <w:ind w:left="360"/>
        <w:rPr>
          <w:rFonts w:ascii="Arial" w:hAnsi="Arial" w:cs="Arial"/>
          <w:b/>
          <w:bCs/>
        </w:rPr>
      </w:pPr>
    </w:p>
    <w:p w14:paraId="13143CED" w14:textId="5E12FDE1" w:rsidR="00D3308B" w:rsidRPr="00EE5D4F" w:rsidRDefault="00D3308B" w:rsidP="00D3308B">
      <w:pPr>
        <w:pStyle w:val="ListParagraph"/>
        <w:numPr>
          <w:ilvl w:val="0"/>
          <w:numId w:val="9"/>
        </w:numPr>
        <w:rPr>
          <w:rFonts w:ascii="Arial" w:hAnsi="Arial" w:cs="Arial"/>
        </w:rPr>
      </w:pPr>
      <w:r w:rsidRPr="00EE5D4F">
        <w:rPr>
          <w:rFonts w:ascii="Arial" w:hAnsi="Arial" w:cs="Arial"/>
        </w:rPr>
        <w:t xml:space="preserve">Select the Note Type and </w:t>
      </w:r>
      <w:proofErr w:type="spellStart"/>
      <w:r w:rsidRPr="00EE5D4F">
        <w:rPr>
          <w:rFonts w:ascii="Arial" w:hAnsi="Arial" w:cs="Arial"/>
        </w:rPr>
        <w:t>Smartphrase</w:t>
      </w:r>
      <w:proofErr w:type="spellEnd"/>
      <w:r w:rsidRPr="00EE5D4F">
        <w:rPr>
          <w:rFonts w:ascii="Arial" w:hAnsi="Arial" w:cs="Arial"/>
        </w:rPr>
        <w:t xml:space="preserve"> as appropriate for the type of update to the coverage</w:t>
      </w:r>
      <w:ins w:id="33" w:author="Linda K Russell" w:date="2023-02-27T11:54:00Z">
        <w:r w:rsidR="003877BC">
          <w:rPr>
            <w:rFonts w:ascii="Arial" w:hAnsi="Arial" w:cs="Arial"/>
          </w:rPr>
          <w:t xml:space="preserve">. </w:t>
        </w:r>
        <w:r w:rsidR="003877BC">
          <w:rPr>
            <w:rFonts w:ascii="Arial" w:hAnsi="Arial" w:cs="Arial"/>
          </w:rPr>
          <w:t xml:space="preserve">Refer to the </w:t>
        </w:r>
        <w:commentRangeStart w:id="34"/>
        <w:r w:rsidR="003877BC" w:rsidRPr="009A566C">
          <w:rPr>
            <w:rFonts w:ascii="Arial" w:hAnsi="Arial" w:cs="Arial"/>
            <w:b/>
            <w:bCs/>
            <w:color w:val="4472C4" w:themeColor="accent1"/>
          </w:rPr>
          <w:t>Smart Phrase and Note Text References</w:t>
        </w:r>
        <w:r w:rsidR="003877BC" w:rsidRPr="009A566C">
          <w:rPr>
            <w:rFonts w:ascii="Arial" w:hAnsi="Arial" w:cs="Arial"/>
            <w:color w:val="4472C4" w:themeColor="accent1"/>
          </w:rPr>
          <w:t xml:space="preserve"> </w:t>
        </w:r>
        <w:commentRangeEnd w:id="34"/>
        <w:r w:rsidR="003877BC">
          <w:rPr>
            <w:rStyle w:val="CommentReference"/>
          </w:rPr>
          <w:commentReference w:id="34"/>
        </w:r>
        <w:r w:rsidR="003877BC">
          <w:rPr>
            <w:rFonts w:ascii="Arial" w:hAnsi="Arial" w:cs="Arial"/>
          </w:rPr>
          <w:t>DLP</w:t>
        </w:r>
      </w:ins>
      <w:ins w:id="35" w:author="Linda K Russell" w:date="2023-02-27T14:34:00Z">
        <w:r w:rsidR="006C3E7C">
          <w:rPr>
            <w:rFonts w:ascii="Arial" w:hAnsi="Arial" w:cs="Arial"/>
          </w:rPr>
          <w:t>.</w:t>
        </w:r>
      </w:ins>
    </w:p>
    <w:p w14:paraId="2F0FA692" w14:textId="77777777" w:rsidR="007D509E" w:rsidRDefault="007D509E" w:rsidP="007D509E">
      <w:pPr>
        <w:pStyle w:val="ListParagraph"/>
        <w:rPr>
          <w:rFonts w:ascii="Arial" w:hAnsi="Arial" w:cs="Arial"/>
          <w:b/>
          <w:bCs/>
        </w:rPr>
      </w:pPr>
    </w:p>
    <w:p w14:paraId="75DB5877" w14:textId="7ADDB78D" w:rsidR="007D509E" w:rsidRDefault="007D509E" w:rsidP="007D509E">
      <w:pPr>
        <w:pStyle w:val="ListParagraph"/>
        <w:tabs>
          <w:tab w:val="left" w:pos="720"/>
        </w:tabs>
        <w:ind w:hanging="360"/>
        <w:rPr>
          <w:rFonts w:ascii="Arial" w:hAnsi="Arial" w:cs="Arial"/>
          <w:b/>
          <w:bCs/>
        </w:rPr>
      </w:pPr>
      <w:r>
        <w:rPr>
          <w:noProof/>
        </w:rPr>
        <w:lastRenderedPageBreak/>
        <w:drawing>
          <wp:inline distT="0" distB="0" distL="0" distR="0" wp14:anchorId="26D792D6" wp14:editId="3728E3E6">
            <wp:extent cx="5294342" cy="3956050"/>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7403" cy="3958337"/>
                    </a:xfrm>
                    <a:prstGeom prst="rect">
                      <a:avLst/>
                    </a:prstGeom>
                  </pic:spPr>
                </pic:pic>
              </a:graphicData>
            </a:graphic>
          </wp:inline>
        </w:drawing>
      </w:r>
    </w:p>
    <w:p w14:paraId="1A29DD6A" w14:textId="77777777" w:rsidR="00F85116" w:rsidRDefault="00F85116" w:rsidP="007D509E">
      <w:pPr>
        <w:pStyle w:val="ListParagraph"/>
        <w:tabs>
          <w:tab w:val="left" w:pos="720"/>
        </w:tabs>
        <w:ind w:hanging="360"/>
        <w:rPr>
          <w:rFonts w:ascii="Arial" w:hAnsi="Arial" w:cs="Arial"/>
          <w:b/>
          <w:bCs/>
        </w:rPr>
      </w:pPr>
    </w:p>
    <w:p w14:paraId="45D971FA" w14:textId="28687AA6" w:rsidR="006C116B" w:rsidRDefault="006C116B" w:rsidP="00EE5D4F">
      <w:pPr>
        <w:pStyle w:val="ListParagraph"/>
        <w:numPr>
          <w:ilvl w:val="0"/>
          <w:numId w:val="9"/>
        </w:numPr>
        <w:rPr>
          <w:rFonts w:ascii="Arial" w:hAnsi="Arial" w:cs="Arial"/>
        </w:rPr>
      </w:pPr>
      <w:r>
        <w:rPr>
          <w:rFonts w:ascii="Arial" w:hAnsi="Arial" w:cs="Arial"/>
        </w:rPr>
        <w:t>Click “Accept Note”</w:t>
      </w:r>
    </w:p>
    <w:p w14:paraId="0830416E" w14:textId="35E5A436" w:rsidR="00F85116" w:rsidRDefault="00F85116" w:rsidP="006C116B">
      <w:pPr>
        <w:pStyle w:val="ListParagraph"/>
        <w:tabs>
          <w:tab w:val="left" w:pos="720"/>
        </w:tabs>
        <w:rPr>
          <w:rFonts w:ascii="Arial" w:hAnsi="Arial" w:cs="Arial"/>
          <w:b/>
          <w:bCs/>
        </w:rPr>
      </w:pPr>
    </w:p>
    <w:p w14:paraId="04238DC6" w14:textId="77777777" w:rsidR="001C0CDD" w:rsidRDefault="001C0CDD" w:rsidP="006C116B">
      <w:pPr>
        <w:pStyle w:val="ListParagraph"/>
        <w:tabs>
          <w:tab w:val="left" w:pos="720"/>
        </w:tabs>
        <w:rPr>
          <w:rFonts w:ascii="Arial" w:hAnsi="Arial" w:cs="Arial"/>
          <w:b/>
          <w:bCs/>
        </w:rPr>
      </w:pPr>
    </w:p>
    <w:p w14:paraId="744A6EB6" w14:textId="0F58350A" w:rsidR="001C0CDD" w:rsidRDefault="00254E2B" w:rsidP="005C40B2">
      <w:pPr>
        <w:pStyle w:val="ListParagraph"/>
        <w:numPr>
          <w:ilvl w:val="0"/>
          <w:numId w:val="3"/>
        </w:numPr>
        <w:tabs>
          <w:tab w:val="left" w:pos="720"/>
        </w:tabs>
        <w:rPr>
          <w:rFonts w:ascii="Arial" w:hAnsi="Arial" w:cs="Arial"/>
          <w:b/>
          <w:bCs/>
        </w:rPr>
      </w:pPr>
      <w:r>
        <w:rPr>
          <w:rFonts w:ascii="Arial" w:hAnsi="Arial" w:cs="Arial"/>
          <w:b/>
          <w:bCs/>
        </w:rPr>
        <w:t xml:space="preserve">Setting Alerts on Notes in </w:t>
      </w:r>
      <w:proofErr w:type="spellStart"/>
      <w:r>
        <w:rPr>
          <w:rFonts w:ascii="Arial" w:hAnsi="Arial" w:cs="Arial"/>
          <w:b/>
          <w:bCs/>
        </w:rPr>
        <w:t>TapMem</w:t>
      </w:r>
      <w:proofErr w:type="spellEnd"/>
    </w:p>
    <w:p w14:paraId="4EB1EAFB" w14:textId="77777777" w:rsidR="00825449" w:rsidRDefault="003A2764" w:rsidP="00556940">
      <w:pPr>
        <w:ind w:left="360"/>
      </w:pPr>
      <w:r>
        <w:t xml:space="preserve">You can set an alert on a note in </w:t>
      </w:r>
      <w:proofErr w:type="spellStart"/>
      <w:r>
        <w:t>TapMem</w:t>
      </w:r>
      <w:proofErr w:type="spellEnd"/>
      <w:r>
        <w:t xml:space="preserve"> so that the note appears at the top of the </w:t>
      </w:r>
      <w:r w:rsidRPr="00556940">
        <w:rPr>
          <w:b/>
          <w:bCs/>
        </w:rPr>
        <w:t>Notes</w:t>
      </w:r>
      <w:r>
        <w:t xml:space="preserve"> list for a specific </w:t>
      </w:r>
      <w:proofErr w:type="gramStart"/>
      <w:r>
        <w:t>period of time</w:t>
      </w:r>
      <w:proofErr w:type="gramEnd"/>
      <w:r>
        <w:t xml:space="preserve"> with an indicator to mark its importance.</w:t>
      </w:r>
    </w:p>
    <w:p w14:paraId="45B2F651" w14:textId="4F40B9D4" w:rsidR="003A2764" w:rsidRDefault="003A2764" w:rsidP="00556940">
      <w:pPr>
        <w:ind w:left="360"/>
      </w:pPr>
      <w:r>
        <w:t xml:space="preserve"> </w:t>
      </w:r>
      <w:r w:rsidR="007E0767">
        <w:rPr>
          <w:noProof/>
        </w:rPr>
        <w:drawing>
          <wp:inline distT="0" distB="0" distL="0" distR="0" wp14:anchorId="0125DECC" wp14:editId="38592160">
            <wp:extent cx="5942857" cy="1495238"/>
            <wp:effectExtent l="0" t="0" r="1270" b="0"/>
            <wp:docPr id="10"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2857" cy="1495238"/>
                    </a:xfrm>
                    <a:prstGeom prst="rect">
                      <a:avLst/>
                    </a:prstGeom>
                  </pic:spPr>
                </pic:pic>
              </a:graphicData>
            </a:graphic>
          </wp:inline>
        </w:drawing>
      </w:r>
    </w:p>
    <w:p w14:paraId="4E0FF752" w14:textId="77777777" w:rsidR="00083746" w:rsidRDefault="00083746" w:rsidP="00EE5D4F">
      <w:pPr>
        <w:ind w:left="360"/>
      </w:pPr>
      <w:r w:rsidRPr="00865A57">
        <w:rPr>
          <w:b/>
          <w:bCs/>
        </w:rPr>
        <w:t>Example use cases:</w:t>
      </w:r>
      <w:r>
        <w:t xml:space="preserve"> Time sensitive reinstatement approvals and authorizations to release information. </w:t>
      </w:r>
    </w:p>
    <w:p w14:paraId="1E6314B4" w14:textId="0F29C086" w:rsidR="00C73F58" w:rsidRDefault="00EC2A76" w:rsidP="00EE5D4F">
      <w:pPr>
        <w:pStyle w:val="ListParagraph"/>
        <w:numPr>
          <w:ilvl w:val="0"/>
          <w:numId w:val="12"/>
        </w:numPr>
      </w:pPr>
      <w:r>
        <w:t>C</w:t>
      </w:r>
      <w:r w:rsidR="00083746">
        <w:t xml:space="preserve">lick the </w:t>
      </w:r>
      <w:r w:rsidR="00083746" w:rsidRPr="00A35DC3">
        <w:rPr>
          <w:b/>
          <w:bCs/>
        </w:rPr>
        <w:t>Alert</w:t>
      </w:r>
      <w:r w:rsidR="00083746">
        <w:t xml:space="preserve"> check box next to the </w:t>
      </w:r>
      <w:r w:rsidR="00083746" w:rsidRPr="00A35DC3">
        <w:rPr>
          <w:b/>
          <w:bCs/>
        </w:rPr>
        <w:t xml:space="preserve">Type </w:t>
      </w:r>
      <w:r w:rsidR="00083746">
        <w:t>drop down box</w:t>
      </w:r>
    </w:p>
    <w:p w14:paraId="0E1FB859" w14:textId="77777777" w:rsidR="00083746" w:rsidRDefault="00083746" w:rsidP="00EE5D4F">
      <w:pPr>
        <w:pStyle w:val="ListParagraph"/>
        <w:numPr>
          <w:ilvl w:val="0"/>
          <w:numId w:val="12"/>
        </w:numPr>
      </w:pPr>
      <w:r>
        <w:t xml:space="preserve">Enter the dates of when the note alert should be applied. </w:t>
      </w:r>
    </w:p>
    <w:p w14:paraId="71EFF762" w14:textId="77777777" w:rsidR="00083746" w:rsidRDefault="00083746" w:rsidP="00EC2A76">
      <w:pPr>
        <w:pStyle w:val="ListParagraph"/>
        <w:numPr>
          <w:ilvl w:val="0"/>
          <w:numId w:val="12"/>
        </w:numPr>
      </w:pPr>
      <w:r>
        <w:t xml:space="preserve">Once the note has been created and alert has been set, click </w:t>
      </w:r>
      <w:r w:rsidRPr="00A35DC3">
        <w:rPr>
          <w:b/>
          <w:bCs/>
        </w:rPr>
        <w:t>Save Note</w:t>
      </w:r>
      <w:r>
        <w:t>.</w:t>
      </w:r>
    </w:p>
    <w:p w14:paraId="4C3F0EB5" w14:textId="37FC083B" w:rsidR="00322A9D" w:rsidRDefault="00322A9D" w:rsidP="00EE5D4F">
      <w:pPr>
        <w:ind w:left="720"/>
      </w:pPr>
      <w:r>
        <w:rPr>
          <w:noProof/>
        </w:rPr>
        <w:lastRenderedPageBreak/>
        <w:drawing>
          <wp:inline distT="0" distB="0" distL="0" distR="0" wp14:anchorId="5AD47F45" wp14:editId="7ADEACED">
            <wp:extent cx="5942857" cy="4514286"/>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5942857" cy="4514286"/>
                    </a:xfrm>
                    <a:prstGeom prst="rect">
                      <a:avLst/>
                    </a:prstGeom>
                  </pic:spPr>
                </pic:pic>
              </a:graphicData>
            </a:graphic>
          </wp:inline>
        </w:drawing>
      </w:r>
    </w:p>
    <w:p w14:paraId="1DF26EA1" w14:textId="77777777" w:rsidR="00083746" w:rsidRDefault="00083746" w:rsidP="00083746">
      <w:r>
        <w:t xml:space="preserve">An alert note indicator will appear next to the note at the top of the list and will also appear in the navigation pane next to the member’s profile icon for the duration of the specified time frame. </w:t>
      </w:r>
    </w:p>
    <w:p w14:paraId="6C88902D" w14:textId="77777777" w:rsidR="00083746" w:rsidRDefault="00083746" w:rsidP="00EE5D4F">
      <w:pPr>
        <w:ind w:left="360"/>
      </w:pPr>
    </w:p>
    <w:p w14:paraId="3F737BC3" w14:textId="77777777" w:rsidR="00254E2B" w:rsidRPr="00C65237" w:rsidRDefault="00254E2B" w:rsidP="00EE5D4F">
      <w:pPr>
        <w:tabs>
          <w:tab w:val="left" w:pos="720"/>
        </w:tabs>
        <w:ind w:left="360"/>
        <w:rPr>
          <w:rFonts w:ascii="Arial" w:hAnsi="Arial" w:cs="Arial"/>
          <w:b/>
          <w:bCs/>
        </w:rPr>
      </w:pPr>
    </w:p>
    <w:sectPr w:rsidR="00254E2B" w:rsidRPr="00C6523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Linda K Russell" w:date="2023-02-27T11:52:00Z" w:initials="LKR">
    <w:p w14:paraId="6FD81A7D" w14:textId="3C76EBDB" w:rsidR="00383C05" w:rsidRDefault="00383C05">
      <w:pPr>
        <w:pStyle w:val="CommentText"/>
      </w:pPr>
      <w:r>
        <w:rPr>
          <w:rStyle w:val="CommentReference"/>
        </w:rPr>
        <w:annotationRef/>
      </w:r>
      <w:r>
        <w:t xml:space="preserve">Please link: </w:t>
      </w:r>
      <w:hyperlink r:id="rId1" w:anchor="t=KPMC%2FKPMC_KPWA%2FSmart_Phrase_and_Notes_Text_References.htm&amp;type=responsivehelp&amp;area=general&amp;project=KPIF%20Knowledge%20Base" w:history="1">
        <w:r w:rsidR="00BD27CA">
          <w:rPr>
            <w:rStyle w:val="Hyperlink"/>
          </w:rPr>
          <w:t>KPIF Knowledge Base</w:t>
        </w:r>
      </w:hyperlink>
    </w:p>
  </w:comment>
  <w:comment w:id="34" w:author="Linda K Russell" w:date="2023-02-27T11:52:00Z" w:initials="LKR">
    <w:p w14:paraId="05919E9F" w14:textId="77777777" w:rsidR="003877BC" w:rsidRDefault="003877BC" w:rsidP="003877BC">
      <w:pPr>
        <w:pStyle w:val="CommentText"/>
      </w:pPr>
      <w:r>
        <w:rPr>
          <w:rStyle w:val="CommentReference"/>
        </w:rPr>
        <w:annotationRef/>
      </w:r>
      <w:r>
        <w:t xml:space="preserve">Please link: </w:t>
      </w:r>
      <w:hyperlink r:id="rId2" w:anchor="t=KPMC%2FKPMC_KPWA%2FSmart_Phrase_and_Notes_Text_References.htm&amp;type=responsivehelp&amp;area=general&amp;project=KPIF%20Knowledge%20Base" w:history="1">
        <w:r>
          <w:rPr>
            <w:rStyle w:val="Hyperlink"/>
          </w:rPr>
          <w:t>KPIF Knowledge Base</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D81A7D" w15:done="0"/>
  <w15:commentEx w15:paraId="05919E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717F0" w16cex:dateUtc="2023-02-27T19:52:00Z"/>
  <w16cex:commentExtensible w16cex:durableId="27A71871" w16cex:dateUtc="2023-02-27T19: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D81A7D" w16cid:durableId="27A717F0"/>
  <w16cid:commentId w16cid:paraId="05919E9F" w16cid:durableId="27A7187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B06D8"/>
    <w:multiLevelType w:val="hybridMultilevel"/>
    <w:tmpl w:val="87680EB6"/>
    <w:lvl w:ilvl="0" w:tplc="04090015">
      <w:start w:val="1"/>
      <w:numFmt w:val="upperLetter"/>
      <w:lvlText w:val="%1."/>
      <w:lvlJc w:val="left"/>
      <w:pPr>
        <w:ind w:left="360" w:hanging="360"/>
      </w:pPr>
      <w:rPr>
        <w:rFonts w:hint="default"/>
      </w:rPr>
    </w:lvl>
    <w:lvl w:ilvl="1" w:tplc="0409000F">
      <w:start w:val="1"/>
      <w:numFmt w:val="decimal"/>
      <w:lvlText w:val="%2."/>
      <w:lvlJc w:val="left"/>
      <w:pPr>
        <w:ind w:left="1440" w:hanging="360"/>
      </w:pPr>
    </w:lvl>
    <w:lvl w:ilvl="2" w:tplc="8A1A7E04">
      <w:start w:val="1"/>
      <w:numFmt w:val="lowerLetter"/>
      <w:lvlText w:val="%3. "/>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DA2F68"/>
    <w:multiLevelType w:val="hybridMultilevel"/>
    <w:tmpl w:val="DAC412AE"/>
    <w:lvl w:ilvl="0" w:tplc="04090017">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1C730F91"/>
    <w:multiLevelType w:val="hybridMultilevel"/>
    <w:tmpl w:val="60F07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6B6C96"/>
    <w:multiLevelType w:val="hybridMultilevel"/>
    <w:tmpl w:val="FFE20E12"/>
    <w:lvl w:ilvl="0" w:tplc="3A9AAC6A">
      <w:start w:val="1"/>
      <w:numFmt w:val="upperLetter"/>
      <w:lvlText w:val="%1."/>
      <w:lvlJc w:val="left"/>
      <w:pPr>
        <w:ind w:left="630" w:hanging="360"/>
      </w:pPr>
      <w:rPr>
        <w:rFonts w:hint="default"/>
        <w:b w:val="0"/>
        <w:bCs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2BF51458"/>
    <w:multiLevelType w:val="hybridMultilevel"/>
    <w:tmpl w:val="5EF40FB2"/>
    <w:lvl w:ilvl="0" w:tplc="04090015">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4115FA"/>
    <w:multiLevelType w:val="hybridMultilevel"/>
    <w:tmpl w:val="833E6D04"/>
    <w:lvl w:ilvl="0" w:tplc="04090015">
      <w:start w:val="1"/>
      <w:numFmt w:val="upp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4BF77CED"/>
    <w:multiLevelType w:val="hybridMultilevel"/>
    <w:tmpl w:val="8CBEFC50"/>
    <w:lvl w:ilvl="0" w:tplc="ED740AE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CC0C1D"/>
    <w:multiLevelType w:val="hybridMultilevel"/>
    <w:tmpl w:val="F044E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D0170C"/>
    <w:multiLevelType w:val="hybridMultilevel"/>
    <w:tmpl w:val="87680EB6"/>
    <w:lvl w:ilvl="0" w:tplc="FFFFFFFF">
      <w:start w:val="1"/>
      <w:numFmt w:val="upperLetter"/>
      <w:lvlText w:val="%1."/>
      <w:lvlJc w:val="left"/>
      <w:pPr>
        <w:ind w:left="360" w:hanging="360"/>
      </w:pPr>
      <w:rPr>
        <w:rFonts w:hint="default"/>
      </w:rPr>
    </w:lvl>
    <w:lvl w:ilvl="1" w:tplc="FFFFFFFF">
      <w:start w:val="1"/>
      <w:numFmt w:val="decimal"/>
      <w:lvlText w:val="%2."/>
      <w:lvlJc w:val="left"/>
      <w:pPr>
        <w:ind w:left="1440" w:hanging="360"/>
      </w:pPr>
    </w:lvl>
    <w:lvl w:ilvl="2" w:tplc="FFFFFFFF">
      <w:start w:val="1"/>
      <w:numFmt w:val="lowerLetter"/>
      <w:lvlText w:val="%3. "/>
      <w:lvlJc w:val="left"/>
      <w:pPr>
        <w:ind w:left="2160" w:hanging="18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6133E0B"/>
    <w:multiLevelType w:val="hybridMultilevel"/>
    <w:tmpl w:val="FE28D910"/>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67562799"/>
    <w:multiLevelType w:val="hybridMultilevel"/>
    <w:tmpl w:val="AD8C7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C50A2A"/>
    <w:multiLevelType w:val="hybridMultilevel"/>
    <w:tmpl w:val="7200FC8A"/>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30591534">
    <w:abstractNumId w:val="9"/>
  </w:num>
  <w:num w:numId="2" w16cid:durableId="1282760692">
    <w:abstractNumId w:val="0"/>
  </w:num>
  <w:num w:numId="3" w16cid:durableId="1376389514">
    <w:abstractNumId w:val="6"/>
  </w:num>
  <w:num w:numId="4" w16cid:durableId="809244534">
    <w:abstractNumId w:val="7"/>
  </w:num>
  <w:num w:numId="5" w16cid:durableId="1669401399">
    <w:abstractNumId w:val="10"/>
  </w:num>
  <w:num w:numId="6" w16cid:durableId="2056008366">
    <w:abstractNumId w:val="2"/>
  </w:num>
  <w:num w:numId="7" w16cid:durableId="479617746">
    <w:abstractNumId w:val="8"/>
  </w:num>
  <w:num w:numId="8" w16cid:durableId="230627722">
    <w:abstractNumId w:val="3"/>
  </w:num>
  <w:num w:numId="9" w16cid:durableId="652950657">
    <w:abstractNumId w:val="4"/>
  </w:num>
  <w:num w:numId="10" w16cid:durableId="1373073847">
    <w:abstractNumId w:val="11"/>
  </w:num>
  <w:num w:numId="11" w16cid:durableId="343214112">
    <w:abstractNumId w:val="1"/>
  </w:num>
  <w:num w:numId="12" w16cid:durableId="117796140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nica L La Combe">
    <w15:presenceInfo w15:providerId="AD" w15:userId="S::Monica.L.Lacombe@kp.org::570ebb16-0d1f-4fd9-a481-5ad2d91e5776"/>
  </w15:person>
  <w15:person w15:author="Linda K Russell">
    <w15:presenceInfo w15:providerId="AD" w15:userId="S::Linda.K.Russell@kp.org::6e736f30-e294-41ba-8355-a0b4b14ae7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2F2"/>
    <w:rsid w:val="00014E9E"/>
    <w:rsid w:val="00020A85"/>
    <w:rsid w:val="0003400B"/>
    <w:rsid w:val="00044AF9"/>
    <w:rsid w:val="00046FEB"/>
    <w:rsid w:val="00052C5F"/>
    <w:rsid w:val="000605A4"/>
    <w:rsid w:val="000629D4"/>
    <w:rsid w:val="00073BDA"/>
    <w:rsid w:val="0008021B"/>
    <w:rsid w:val="00083746"/>
    <w:rsid w:val="00084575"/>
    <w:rsid w:val="000A56FB"/>
    <w:rsid w:val="000C2365"/>
    <w:rsid w:val="0011235A"/>
    <w:rsid w:val="001479C1"/>
    <w:rsid w:val="00161E30"/>
    <w:rsid w:val="00185D7F"/>
    <w:rsid w:val="00193B00"/>
    <w:rsid w:val="001A1364"/>
    <w:rsid w:val="001A2553"/>
    <w:rsid w:val="001C0CDD"/>
    <w:rsid w:val="001C7A93"/>
    <w:rsid w:val="001E1002"/>
    <w:rsid w:val="001F4208"/>
    <w:rsid w:val="00254E2B"/>
    <w:rsid w:val="00275296"/>
    <w:rsid w:val="00275EF8"/>
    <w:rsid w:val="00282B50"/>
    <w:rsid w:val="002A4456"/>
    <w:rsid w:val="002C5930"/>
    <w:rsid w:val="002E093E"/>
    <w:rsid w:val="003122F2"/>
    <w:rsid w:val="00322A9D"/>
    <w:rsid w:val="00344E54"/>
    <w:rsid w:val="00345F71"/>
    <w:rsid w:val="00351567"/>
    <w:rsid w:val="00352AD4"/>
    <w:rsid w:val="00383C05"/>
    <w:rsid w:val="003877BC"/>
    <w:rsid w:val="00394F15"/>
    <w:rsid w:val="003A2764"/>
    <w:rsid w:val="003A5904"/>
    <w:rsid w:val="003E431F"/>
    <w:rsid w:val="003E5814"/>
    <w:rsid w:val="00404846"/>
    <w:rsid w:val="00430B58"/>
    <w:rsid w:val="004D1753"/>
    <w:rsid w:val="004F2E9B"/>
    <w:rsid w:val="005103D6"/>
    <w:rsid w:val="00532A5F"/>
    <w:rsid w:val="00537D91"/>
    <w:rsid w:val="005513B7"/>
    <w:rsid w:val="00556940"/>
    <w:rsid w:val="00563D83"/>
    <w:rsid w:val="00570EFB"/>
    <w:rsid w:val="005805E0"/>
    <w:rsid w:val="005C40B2"/>
    <w:rsid w:val="005F4093"/>
    <w:rsid w:val="006103FB"/>
    <w:rsid w:val="006379F4"/>
    <w:rsid w:val="00653BB2"/>
    <w:rsid w:val="006553D6"/>
    <w:rsid w:val="00655A37"/>
    <w:rsid w:val="00664DFC"/>
    <w:rsid w:val="006772B7"/>
    <w:rsid w:val="00694F01"/>
    <w:rsid w:val="006A0072"/>
    <w:rsid w:val="006A2F87"/>
    <w:rsid w:val="006C116B"/>
    <w:rsid w:val="006C3E7C"/>
    <w:rsid w:val="006E0F10"/>
    <w:rsid w:val="00704D78"/>
    <w:rsid w:val="00772CD5"/>
    <w:rsid w:val="00773B61"/>
    <w:rsid w:val="00783D9B"/>
    <w:rsid w:val="00796318"/>
    <w:rsid w:val="007C160C"/>
    <w:rsid w:val="007D487C"/>
    <w:rsid w:val="007D509E"/>
    <w:rsid w:val="007E0767"/>
    <w:rsid w:val="007E3455"/>
    <w:rsid w:val="008144A9"/>
    <w:rsid w:val="00821D7C"/>
    <w:rsid w:val="00823FEC"/>
    <w:rsid w:val="00825449"/>
    <w:rsid w:val="008412C3"/>
    <w:rsid w:val="00853E15"/>
    <w:rsid w:val="008A77E8"/>
    <w:rsid w:val="008B7256"/>
    <w:rsid w:val="008E6F60"/>
    <w:rsid w:val="009212F2"/>
    <w:rsid w:val="00926870"/>
    <w:rsid w:val="009536B4"/>
    <w:rsid w:val="00972E01"/>
    <w:rsid w:val="00986380"/>
    <w:rsid w:val="009B7FA7"/>
    <w:rsid w:val="009D03FC"/>
    <w:rsid w:val="009D50BE"/>
    <w:rsid w:val="009E75C5"/>
    <w:rsid w:val="00A059D6"/>
    <w:rsid w:val="00A0620F"/>
    <w:rsid w:val="00A31B87"/>
    <w:rsid w:val="00A43ED4"/>
    <w:rsid w:val="00A6021C"/>
    <w:rsid w:val="00A61747"/>
    <w:rsid w:val="00A861B2"/>
    <w:rsid w:val="00AD225C"/>
    <w:rsid w:val="00AE0870"/>
    <w:rsid w:val="00AF7ED1"/>
    <w:rsid w:val="00B04406"/>
    <w:rsid w:val="00B10FE4"/>
    <w:rsid w:val="00B24323"/>
    <w:rsid w:val="00B32A86"/>
    <w:rsid w:val="00B37EA9"/>
    <w:rsid w:val="00B40312"/>
    <w:rsid w:val="00B4228D"/>
    <w:rsid w:val="00B50F1D"/>
    <w:rsid w:val="00B676D4"/>
    <w:rsid w:val="00B7173F"/>
    <w:rsid w:val="00B745E1"/>
    <w:rsid w:val="00B8416B"/>
    <w:rsid w:val="00B97720"/>
    <w:rsid w:val="00BB102E"/>
    <w:rsid w:val="00BC1955"/>
    <w:rsid w:val="00BC47F1"/>
    <w:rsid w:val="00BD27CA"/>
    <w:rsid w:val="00BE699E"/>
    <w:rsid w:val="00C22C05"/>
    <w:rsid w:val="00C23C53"/>
    <w:rsid w:val="00C51174"/>
    <w:rsid w:val="00C65237"/>
    <w:rsid w:val="00C73F58"/>
    <w:rsid w:val="00C92C66"/>
    <w:rsid w:val="00CD306C"/>
    <w:rsid w:val="00CE4571"/>
    <w:rsid w:val="00CF3E92"/>
    <w:rsid w:val="00D23530"/>
    <w:rsid w:val="00D24460"/>
    <w:rsid w:val="00D30F21"/>
    <w:rsid w:val="00D32159"/>
    <w:rsid w:val="00D3308B"/>
    <w:rsid w:val="00D40AB4"/>
    <w:rsid w:val="00D5411E"/>
    <w:rsid w:val="00D72232"/>
    <w:rsid w:val="00DB6DF8"/>
    <w:rsid w:val="00DC1EF2"/>
    <w:rsid w:val="00E07980"/>
    <w:rsid w:val="00E13560"/>
    <w:rsid w:val="00E23C2F"/>
    <w:rsid w:val="00E26E27"/>
    <w:rsid w:val="00E46E7C"/>
    <w:rsid w:val="00EA653F"/>
    <w:rsid w:val="00EB00E2"/>
    <w:rsid w:val="00EC2A76"/>
    <w:rsid w:val="00ED7DCE"/>
    <w:rsid w:val="00EE0C98"/>
    <w:rsid w:val="00EE120D"/>
    <w:rsid w:val="00EE5D4F"/>
    <w:rsid w:val="00F2043F"/>
    <w:rsid w:val="00F41409"/>
    <w:rsid w:val="00F61554"/>
    <w:rsid w:val="00F85116"/>
    <w:rsid w:val="00FA3CCB"/>
    <w:rsid w:val="00FB1183"/>
    <w:rsid w:val="00FE01D8"/>
    <w:rsid w:val="00FE6140"/>
    <w:rsid w:val="196A912A"/>
    <w:rsid w:val="4B010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82552"/>
  <w15:chartTrackingRefBased/>
  <w15:docId w15:val="{881B47F0-4674-49CD-88BB-EF7CA083F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2F2"/>
  </w:style>
  <w:style w:type="paragraph" w:styleId="Heading1">
    <w:name w:val="heading 1"/>
    <w:basedOn w:val="Normal"/>
    <w:next w:val="Normal"/>
    <w:link w:val="Heading1Char"/>
    <w:uiPriority w:val="9"/>
    <w:qFormat/>
    <w:rsid w:val="008A77E8"/>
    <w:pPr>
      <w:keepNext/>
      <w:keepLines/>
      <w:spacing w:before="240" w:after="0"/>
      <w:outlineLvl w:val="0"/>
    </w:pPr>
    <w:rPr>
      <w:rFonts w:ascii="Arial" w:eastAsiaTheme="majorEastAsia" w:hAnsi="Arial"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8A77E8"/>
    <w:pPr>
      <w:keepNext/>
      <w:keepLines/>
      <w:spacing w:before="40" w:after="0"/>
      <w:outlineLvl w:val="1"/>
    </w:pPr>
    <w:rPr>
      <w:rFonts w:ascii="Arial" w:eastAsiaTheme="majorEastAsia" w:hAnsi="Arial" w:cstheme="majorBidi"/>
      <w:b/>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77E8"/>
    <w:rPr>
      <w:rFonts w:ascii="Arial" w:eastAsiaTheme="majorEastAsia" w:hAnsi="Arial" w:cstheme="majorBidi"/>
      <w:b/>
      <w:color w:val="2F5496" w:themeColor="accent1" w:themeShade="BF"/>
      <w:sz w:val="28"/>
      <w:szCs w:val="32"/>
    </w:rPr>
  </w:style>
  <w:style w:type="paragraph" w:customStyle="1" w:styleId="AttentionLine">
    <w:name w:val="Attention Line"/>
    <w:basedOn w:val="Normal"/>
    <w:link w:val="AttentionLineChar"/>
    <w:qFormat/>
    <w:rsid w:val="008A77E8"/>
    <w:rPr>
      <w:rFonts w:ascii="Arial" w:eastAsiaTheme="majorEastAsia" w:hAnsi="Arial" w:cs="Arial"/>
      <w:b/>
      <w:color w:val="ED7D31" w:themeColor="accent2"/>
      <w:sz w:val="24"/>
      <w:szCs w:val="28"/>
    </w:rPr>
  </w:style>
  <w:style w:type="character" w:customStyle="1" w:styleId="AttentionLineChar">
    <w:name w:val="Attention Line Char"/>
    <w:basedOn w:val="Heading1Char"/>
    <w:link w:val="AttentionLine"/>
    <w:rsid w:val="008A77E8"/>
    <w:rPr>
      <w:rFonts w:ascii="Arial" w:eastAsiaTheme="majorEastAsia" w:hAnsi="Arial" w:cs="Arial"/>
      <w:b/>
      <w:color w:val="ED7D31" w:themeColor="accent2"/>
      <w:sz w:val="24"/>
      <w:szCs w:val="28"/>
    </w:rPr>
  </w:style>
  <w:style w:type="character" w:customStyle="1" w:styleId="Heading2Char">
    <w:name w:val="Heading 2 Char"/>
    <w:basedOn w:val="DefaultParagraphFont"/>
    <w:link w:val="Heading2"/>
    <w:uiPriority w:val="9"/>
    <w:rsid w:val="008A77E8"/>
    <w:rPr>
      <w:rFonts w:ascii="Arial" w:eastAsiaTheme="majorEastAsia" w:hAnsi="Arial" w:cstheme="majorBidi"/>
      <w:b/>
      <w:color w:val="2F5496" w:themeColor="accent1" w:themeShade="BF"/>
      <w:sz w:val="28"/>
      <w:szCs w:val="26"/>
    </w:rPr>
  </w:style>
  <w:style w:type="paragraph" w:styleId="TOC1">
    <w:name w:val="toc 1"/>
    <w:basedOn w:val="Normal"/>
    <w:next w:val="Normal"/>
    <w:autoRedefine/>
    <w:uiPriority w:val="39"/>
    <w:unhideWhenUsed/>
    <w:qFormat/>
    <w:rsid w:val="00A861B2"/>
    <w:pPr>
      <w:spacing w:after="100"/>
      <w:jc w:val="center"/>
    </w:pPr>
    <w:rPr>
      <w:rFonts w:ascii="Arial" w:hAnsi="Arial"/>
      <w:b/>
      <w:color w:val="ED7D31" w:themeColor="accent2"/>
      <w:sz w:val="28"/>
    </w:rPr>
  </w:style>
  <w:style w:type="paragraph" w:styleId="TOC2">
    <w:name w:val="toc 2"/>
    <w:basedOn w:val="Normal"/>
    <w:next w:val="Normal"/>
    <w:autoRedefine/>
    <w:uiPriority w:val="39"/>
    <w:unhideWhenUsed/>
    <w:qFormat/>
    <w:rsid w:val="00A861B2"/>
    <w:pPr>
      <w:spacing w:after="100"/>
      <w:ind w:left="220"/>
    </w:pPr>
    <w:rPr>
      <w:rFonts w:ascii="Arial" w:hAnsi="Arial"/>
      <w:b/>
      <w:color w:val="1F3864" w:themeColor="accent1" w:themeShade="80"/>
    </w:rPr>
  </w:style>
  <w:style w:type="paragraph" w:styleId="ListParagraph">
    <w:name w:val="List Paragraph"/>
    <w:basedOn w:val="Normal"/>
    <w:uiPriority w:val="34"/>
    <w:qFormat/>
    <w:rsid w:val="009212F2"/>
    <w:pPr>
      <w:ind w:left="720"/>
      <w:contextualSpacing/>
    </w:pPr>
  </w:style>
  <w:style w:type="table" w:styleId="TableGrid">
    <w:name w:val="Table Grid"/>
    <w:basedOn w:val="TableNormal"/>
    <w:uiPriority w:val="39"/>
    <w:rsid w:val="009212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93B00"/>
    <w:rPr>
      <w:sz w:val="16"/>
      <w:szCs w:val="16"/>
    </w:rPr>
  </w:style>
  <w:style w:type="paragraph" w:styleId="CommentText">
    <w:name w:val="annotation text"/>
    <w:basedOn w:val="Normal"/>
    <w:link w:val="CommentTextChar"/>
    <w:uiPriority w:val="99"/>
    <w:semiHidden/>
    <w:unhideWhenUsed/>
    <w:rsid w:val="00193B00"/>
    <w:pPr>
      <w:spacing w:line="240" w:lineRule="auto"/>
    </w:pPr>
    <w:rPr>
      <w:sz w:val="20"/>
      <w:szCs w:val="20"/>
    </w:rPr>
  </w:style>
  <w:style w:type="character" w:customStyle="1" w:styleId="CommentTextChar">
    <w:name w:val="Comment Text Char"/>
    <w:basedOn w:val="DefaultParagraphFont"/>
    <w:link w:val="CommentText"/>
    <w:uiPriority w:val="99"/>
    <w:semiHidden/>
    <w:rsid w:val="00193B00"/>
    <w:rPr>
      <w:sz w:val="20"/>
      <w:szCs w:val="20"/>
    </w:rPr>
  </w:style>
  <w:style w:type="paragraph" w:styleId="CommentSubject">
    <w:name w:val="annotation subject"/>
    <w:basedOn w:val="CommentText"/>
    <w:next w:val="CommentText"/>
    <w:link w:val="CommentSubjectChar"/>
    <w:uiPriority w:val="99"/>
    <w:semiHidden/>
    <w:unhideWhenUsed/>
    <w:rsid w:val="00193B00"/>
    <w:rPr>
      <w:b/>
      <w:bCs/>
    </w:rPr>
  </w:style>
  <w:style w:type="character" w:customStyle="1" w:styleId="CommentSubjectChar">
    <w:name w:val="Comment Subject Char"/>
    <w:basedOn w:val="CommentTextChar"/>
    <w:link w:val="CommentSubject"/>
    <w:uiPriority w:val="99"/>
    <w:semiHidden/>
    <w:rsid w:val="00193B00"/>
    <w:rPr>
      <w:b/>
      <w:bCs/>
      <w:sz w:val="20"/>
      <w:szCs w:val="20"/>
    </w:rPr>
  </w:style>
  <w:style w:type="character" w:styleId="Hyperlink">
    <w:name w:val="Hyperlink"/>
    <w:basedOn w:val="DefaultParagraphFont"/>
    <w:uiPriority w:val="99"/>
    <w:semiHidden/>
    <w:unhideWhenUsed/>
    <w:rsid w:val="00A43ED4"/>
    <w:rPr>
      <w:color w:val="0000FF"/>
      <w:u w:val="single"/>
    </w:rPr>
  </w:style>
  <w:style w:type="paragraph" w:styleId="Revision">
    <w:name w:val="Revision"/>
    <w:hidden/>
    <w:uiPriority w:val="99"/>
    <w:semiHidden/>
    <w:rsid w:val="00D3215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10.15.4.23:8080/KPIF/KPIF/server/general/projects_responsive/KPIF%20Knowledge%20Base/index.htm?&amp;type=responsivehelp&amp;area=general&amp;ctxid=&amp;project=KPIF%20Knowledge%20Base" TargetMode="External"/><Relationship Id="rId1" Type="http://schemas.openxmlformats.org/officeDocument/2006/relationships/hyperlink" Target="http://10.15.4.23:8080/KPIF/KPIF/server/general/projects_responsive/KPIF%20Knowledge%20Base/index.htm?&amp;type=responsivehelp&amp;area=general&amp;ctxid=&amp;project=KPIF%20Knowledge%20Base"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115E16FB88816408930448474E5414D" ma:contentTypeVersion="18" ma:contentTypeDescription="Create a new document." ma:contentTypeScope="" ma:versionID="d196c1dfde5d476f36fbb460f9554535">
  <xsd:schema xmlns:xsd="http://www.w3.org/2001/XMLSchema" xmlns:xs="http://www.w3.org/2001/XMLSchema" xmlns:p="http://schemas.microsoft.com/office/2006/metadata/properties" xmlns:ns2="0a039ae2-96dd-4016-8149-dc0307991e38" xmlns:ns3="92f32a83-d983-45af-800c-d476bbb7bba6" targetNamespace="http://schemas.microsoft.com/office/2006/metadata/properties" ma:root="true" ma:fieldsID="1093d8fdb939024c2fd17d962706707c" ns2:_="" ns3:_="">
    <xsd:import namespace="0a039ae2-96dd-4016-8149-dc0307991e38"/>
    <xsd:import namespace="92f32a83-d983-45af-800c-d476bbb7bba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Category" minOccurs="0"/>
                <xsd:element ref="ns2:Team" minOccurs="0"/>
                <xsd:element ref="ns2:DocumentType" minOccurs="0"/>
                <xsd:element ref="ns2:Status" minOccurs="0"/>
                <xsd:element ref="ns3:SharedWithUsers" minOccurs="0"/>
                <xsd:element ref="ns3:SharedWithDetails" minOccurs="0"/>
                <xsd:element ref="ns2:MeetingName"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2:Retired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039ae2-96dd-4016-8149-dc0307991e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Category" ma:index="12" nillable="true" ma:displayName="Category" ma:description="Categorized according to channel - color coded in SP" ma:format="Dropdown" ma:internalName="Category">
      <xsd:simpleType>
        <xsd:restriction base="dms:Choice">
          <xsd:enumeration value="EMWS"/>
          <xsd:enumeration value="Choice 2"/>
          <xsd:enumeration value="Choice 3"/>
        </xsd:restriction>
      </xsd:simpleType>
    </xsd:element>
    <xsd:element name="Team" ma:index="13" nillable="true" ma:displayName="Team" ma:description="Team Name if the document is specific to a team" ma:format="Dropdown" ma:internalName="Team">
      <xsd:simpleType>
        <xsd:restriction base="dms:Choice">
          <xsd:enumeration value="CA FAMM"/>
          <xsd:enumeration value="Enrollment"/>
          <xsd:enumeration value="Grievance"/>
          <xsd:enumeration value="MACE"/>
          <xsd:enumeration value="MAP/MARS"/>
          <xsd:enumeration value="Off Exchange"/>
          <xsd:enumeration value="On Exchange"/>
          <xsd:enumeration value="ROC FAMM"/>
          <xsd:enumeration value="KPIF All"/>
          <xsd:enumeration value="BPM"/>
          <xsd:enumeration value="QPM"/>
          <xsd:enumeration value="MART"/>
          <xsd:enumeration value="Programs and Tools"/>
          <xsd:enumeration value="Universal Process"/>
          <xsd:enumeration value="Off Exchange Enrollment"/>
          <xsd:enumeration value="On Exchange MAP"/>
          <xsd:enumeration value="On Exchange MACE/MARS"/>
          <xsd:enumeration value="Grievances and Escalations"/>
          <xsd:enumeration value="KPMC"/>
        </xsd:restriction>
      </xsd:simpleType>
    </xsd:element>
    <xsd:element name="DocumentType" ma:index="14" nillable="true" ma:displayName="Document Type" ma:format="Dropdown" ma:internalName="DocumentType">
      <xsd:simpleType>
        <xsd:restriction base="dms:Choice">
          <xsd:enumeration value="Draft"/>
          <xsd:enumeration value="Final"/>
          <xsd:enumeration value="Meeting Agenda/Notes"/>
          <xsd:enumeration value="Project Plan/Charter"/>
          <xsd:enumeration value="Prototype"/>
          <xsd:enumeration value="Report"/>
          <xsd:enumeration value="Resource"/>
          <xsd:enumeration value="Supporting Documentation"/>
          <xsd:enumeration value="Template"/>
          <xsd:enumeration value="Business Requirements"/>
        </xsd:restriction>
      </xsd:simpleType>
    </xsd:element>
    <xsd:element name="Status" ma:index="15" nillable="true" ma:displayName="Status" ma:format="Dropdown" ma:internalName="Status">
      <xsd:simpleType>
        <xsd:restriction base="dms:Choice">
          <xsd:enumeration value="Archive"/>
          <xsd:enumeration value="Complete"/>
          <xsd:enumeration value="In Progress"/>
        </xsd:restriction>
      </xsd:simpleType>
    </xsd:element>
    <xsd:element name="MeetingName" ma:index="18" nillable="true" ma:displayName="Meeting Name" ma:format="Dropdown" ma:internalName="MeetingName">
      <xsd:simpleType>
        <xsd:restriction base="dms:Text">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AutoTags" ma:index="21" nillable="true" ma:displayName="Tags" ma:internalName="MediaServiceAutoTags" ma:readOnly="true">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GenerationTime" ma:index="23" nillable="true" ma:displayName="MediaServiceGenerationTime" ma:hidden="true" ma:internalName="MediaServiceGenerationTime" ma:readOnly="true">
      <xsd:simpleType>
        <xsd:restriction base="dms:Text"/>
      </xsd:simpleType>
    </xsd:element>
    <xsd:element name="MediaServiceEventHashCode" ma:index="24" nillable="true" ma:displayName="MediaServiceEventHashCode" ma:hidden="true" ma:internalName="MediaServiceEventHashCode" ma:readOnly="true">
      <xsd:simpleType>
        <xsd:restriction base="dms:Text"/>
      </xsd:simpleType>
    </xsd:element>
    <xsd:element name="RetiredOn" ma:index="25" nillable="true" ma:displayName="Retired On" ma:format="Dropdown" ma:internalName="RetiredOn">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f32a83-d983-45af-800c-d476bbb7bba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ocumentType xmlns="0a039ae2-96dd-4016-8149-dc0307991e38" xsi:nil="true"/>
    <Status xmlns="0a039ae2-96dd-4016-8149-dc0307991e38" xsi:nil="true"/>
    <Category xmlns="0a039ae2-96dd-4016-8149-dc0307991e38" xsi:nil="true"/>
    <Team xmlns="0a039ae2-96dd-4016-8149-dc0307991e38" xsi:nil="true"/>
    <MeetingName xmlns="0a039ae2-96dd-4016-8149-dc0307991e38" xsi:nil="true"/>
    <RetiredOn xmlns="0a039ae2-96dd-4016-8149-dc0307991e38" xsi:nil="true"/>
  </documentManagement>
</p:properties>
</file>

<file path=customXml/itemProps1.xml><?xml version="1.0" encoding="utf-8"?>
<ds:datastoreItem xmlns:ds="http://schemas.openxmlformats.org/officeDocument/2006/customXml" ds:itemID="{095DBA7C-1782-480C-BBE7-4A40C64DF151}">
  <ds:schemaRefs>
    <ds:schemaRef ds:uri="http://schemas.microsoft.com/sharepoint/v3/contenttype/forms"/>
  </ds:schemaRefs>
</ds:datastoreItem>
</file>

<file path=customXml/itemProps2.xml><?xml version="1.0" encoding="utf-8"?>
<ds:datastoreItem xmlns:ds="http://schemas.openxmlformats.org/officeDocument/2006/customXml" ds:itemID="{6BA00BCB-B843-4992-8464-8B225789F3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039ae2-96dd-4016-8149-dc0307991e38"/>
    <ds:schemaRef ds:uri="92f32a83-d983-45af-800c-d476bbb7bb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7073928-AEED-491D-AB4E-E4077AF7A2ED}">
  <ds:schemaRefs>
    <ds:schemaRef ds:uri="http://schemas.microsoft.com/office/2006/metadata/properties"/>
    <ds:schemaRef ds:uri="http://schemas.microsoft.com/office/infopath/2007/PartnerControls"/>
    <ds:schemaRef ds:uri="0a039ae2-96dd-4016-8149-dc0307991e38"/>
  </ds:schemaRefs>
</ds:datastoreItem>
</file>

<file path=docMetadata/LabelInfo.xml><?xml version="1.0" encoding="utf-8"?>
<clbl:labelList xmlns:clbl="http://schemas.microsoft.com/office/2020/mipLabelMetadata">
  <clbl:label id="{3f8a7bc4-e337-47a5-a0fc-0d512c0e05f1}" enabled="0" method="" siteId="{3f8a7bc4-e337-47a5-a0fc-0d512c0e05f1}" removed="1"/>
</clbl:labelList>
</file>

<file path=docProps/app.xml><?xml version="1.0" encoding="utf-8"?>
<Properties xmlns="http://schemas.openxmlformats.org/officeDocument/2006/extended-properties" xmlns:vt="http://schemas.openxmlformats.org/officeDocument/2006/docPropsVTypes">
  <Template>Normal</Template>
  <TotalTime>208</TotalTime>
  <Pages>6</Pages>
  <Words>465</Words>
  <Characters>2656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Harris</dc:creator>
  <cp:keywords/>
  <dc:description/>
  <cp:lastModifiedBy>Linda K Russell</cp:lastModifiedBy>
  <cp:revision>23</cp:revision>
  <dcterms:created xsi:type="dcterms:W3CDTF">2023-02-24T22:53:00Z</dcterms:created>
  <dcterms:modified xsi:type="dcterms:W3CDTF">2023-02-27T22:34:00Z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0x010100E115E16FB88816408930448474E5414D</vt:lpwstr>
  </property>
  <property fmtid="{D5CDD505-2E9C-101B-9397-08002B2CF9AE}" pid="3" name="Order">
    <vt:r8>11300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ies>
</file>